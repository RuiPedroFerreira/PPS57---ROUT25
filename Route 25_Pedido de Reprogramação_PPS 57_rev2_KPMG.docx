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2A00" w14:textId="77777777" w:rsidR="00A91650" w:rsidRDefault="00A91650" w:rsidP="003D6E5E">
      <w:pPr>
        <w:spacing w:after="120" w:line="240" w:lineRule="auto"/>
        <w:jc w:val="center"/>
        <w:rPr>
          <w:sz w:val="44"/>
          <w:szCs w:val="44"/>
        </w:rPr>
      </w:pPr>
    </w:p>
    <w:p w14:paraId="53622A01" w14:textId="77777777" w:rsidR="00A91650" w:rsidRDefault="00A91650" w:rsidP="003D6E5E">
      <w:pPr>
        <w:spacing w:after="120" w:line="240" w:lineRule="auto"/>
        <w:jc w:val="center"/>
        <w:rPr>
          <w:sz w:val="44"/>
          <w:szCs w:val="44"/>
        </w:rPr>
      </w:pPr>
    </w:p>
    <w:p w14:paraId="53622A02" w14:textId="77777777" w:rsidR="00A91650" w:rsidRDefault="003D6E5E" w:rsidP="003D6E5E">
      <w:pPr>
        <w:spacing w:after="120" w:line="24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Agenda Mobilizadora</w:t>
      </w:r>
    </w:p>
    <w:p w14:paraId="53622A03" w14:textId="77777777" w:rsidR="00A91650" w:rsidRDefault="00A91650" w:rsidP="003D6E5E">
      <w:pPr>
        <w:spacing w:after="120" w:line="240" w:lineRule="auto"/>
        <w:jc w:val="center"/>
        <w:rPr>
          <w:sz w:val="44"/>
          <w:szCs w:val="44"/>
        </w:rPr>
      </w:pPr>
    </w:p>
    <w:p w14:paraId="53622A04" w14:textId="77777777" w:rsidR="00A91650" w:rsidRDefault="00A91650" w:rsidP="003D6E5E">
      <w:pPr>
        <w:spacing w:after="120" w:line="240" w:lineRule="auto"/>
        <w:jc w:val="center"/>
        <w:rPr>
          <w:sz w:val="44"/>
          <w:szCs w:val="44"/>
        </w:rPr>
      </w:pPr>
    </w:p>
    <w:p w14:paraId="53622A05" w14:textId="433525EA" w:rsidR="00A91650" w:rsidRDefault="003D6E5E" w:rsidP="003D6E5E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0A5AB9AA" wp14:editId="53622A01">
            <wp:extent cx="4320000" cy="656840"/>
            <wp:effectExtent l="0" t="0" r="4350" b="0"/>
            <wp:docPr id="2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568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3622A06" w14:textId="77777777" w:rsidR="00A91650" w:rsidRDefault="00A91650" w:rsidP="003D6E5E">
      <w:pPr>
        <w:spacing w:after="120" w:line="240" w:lineRule="auto"/>
        <w:jc w:val="center"/>
        <w:rPr>
          <w:sz w:val="40"/>
          <w:szCs w:val="40"/>
        </w:rPr>
      </w:pPr>
    </w:p>
    <w:p w14:paraId="53622A07" w14:textId="77777777" w:rsidR="00A91650" w:rsidRDefault="00A91650" w:rsidP="003D6E5E">
      <w:pPr>
        <w:spacing w:after="120" w:line="240" w:lineRule="auto"/>
        <w:jc w:val="center"/>
        <w:rPr>
          <w:sz w:val="40"/>
          <w:szCs w:val="40"/>
        </w:rPr>
      </w:pPr>
    </w:p>
    <w:p w14:paraId="53622A08" w14:textId="42A7BE99" w:rsidR="00A91650" w:rsidRPr="00FC2502" w:rsidRDefault="00FC2502" w:rsidP="00FC2502">
      <w:pPr>
        <w:spacing w:after="120" w:line="240" w:lineRule="auto"/>
        <w:jc w:val="center"/>
        <w:rPr>
          <w:b/>
          <w:bCs/>
          <w:sz w:val="44"/>
          <w:szCs w:val="44"/>
        </w:rPr>
      </w:pPr>
      <w:r w:rsidRPr="00FC2502">
        <w:rPr>
          <w:b/>
          <w:bCs/>
          <w:sz w:val="44"/>
          <w:szCs w:val="44"/>
        </w:rPr>
        <w:t>PEDIDO DE REPROGRAMAÇÃO</w:t>
      </w:r>
    </w:p>
    <w:p w14:paraId="53622A0A" w14:textId="4A736E9B" w:rsidR="00A91650" w:rsidRDefault="00103784" w:rsidP="003D6E5E">
      <w:pPr>
        <w:spacing w:after="120" w:line="240" w:lineRule="auto"/>
        <w:jc w:val="center"/>
        <w:rPr>
          <w:sz w:val="40"/>
          <w:szCs w:val="40"/>
        </w:rPr>
      </w:pPr>
      <w:r w:rsidRPr="00103784">
        <w:rPr>
          <w:sz w:val="40"/>
          <w:szCs w:val="40"/>
        </w:rPr>
        <w:t>Fundamentação</w:t>
      </w:r>
      <w:r w:rsidR="00F360F4">
        <w:rPr>
          <w:sz w:val="40"/>
          <w:szCs w:val="40"/>
        </w:rPr>
        <w:t xml:space="preserve"> para inclusão de novos PPS</w:t>
      </w:r>
    </w:p>
    <w:p w14:paraId="67641064" w14:textId="77777777" w:rsidR="0057319B" w:rsidRDefault="0057319B" w:rsidP="003D6E5E">
      <w:pPr>
        <w:spacing w:after="120" w:line="240" w:lineRule="auto"/>
        <w:jc w:val="center"/>
        <w:rPr>
          <w:sz w:val="40"/>
          <w:szCs w:val="40"/>
        </w:rPr>
      </w:pPr>
    </w:p>
    <w:p w14:paraId="68BBBDBA" w14:textId="4B8EC9D0" w:rsidR="0057319B" w:rsidRPr="00AC15F5" w:rsidRDefault="0057319B" w:rsidP="0057319B">
      <w:pPr>
        <w:spacing w:after="120"/>
        <w:jc w:val="center"/>
        <w:rPr>
          <w:sz w:val="40"/>
          <w:szCs w:val="40"/>
          <w:u w:val="single"/>
        </w:rPr>
      </w:pPr>
      <w:r w:rsidRPr="00AC15F5">
        <w:rPr>
          <w:sz w:val="40"/>
          <w:szCs w:val="40"/>
          <w:u w:val="single"/>
        </w:rPr>
        <w:t>PPS 5</w:t>
      </w:r>
      <w:r>
        <w:rPr>
          <w:sz w:val="40"/>
          <w:szCs w:val="40"/>
          <w:u w:val="single"/>
        </w:rPr>
        <w:t>7</w:t>
      </w:r>
      <w:r w:rsidRPr="00AC15F5">
        <w:rPr>
          <w:sz w:val="40"/>
          <w:szCs w:val="40"/>
          <w:u w:val="single"/>
        </w:rPr>
        <w:t xml:space="preserve"> - </w:t>
      </w:r>
      <w:r w:rsidRPr="0057319B">
        <w:rPr>
          <w:sz w:val="40"/>
          <w:szCs w:val="40"/>
          <w:u w:val="single"/>
        </w:rPr>
        <w:t xml:space="preserve">Sistema inteligente e contextualizado de prioridade para os transportes públicos </w:t>
      </w:r>
      <w:del w:id="0" w:author="Araújo, Marco" w:date="2025-05-13T15:55:00Z" w16du:dateUtc="2025-05-13T14:55:00Z">
        <w:r w:rsidRPr="0057319B" w:rsidDel="0006604F">
          <w:rPr>
            <w:sz w:val="40"/>
            <w:szCs w:val="40"/>
            <w:u w:val="single"/>
          </w:rPr>
          <w:delText>no Porto</w:delText>
        </w:r>
      </w:del>
    </w:p>
    <w:p w14:paraId="176DC217" w14:textId="77777777" w:rsidR="0057319B" w:rsidRPr="00103784" w:rsidRDefault="0057319B" w:rsidP="003D6E5E">
      <w:pPr>
        <w:spacing w:after="120" w:line="240" w:lineRule="auto"/>
        <w:jc w:val="center"/>
        <w:rPr>
          <w:sz w:val="40"/>
          <w:szCs w:val="40"/>
        </w:rPr>
      </w:pPr>
    </w:p>
    <w:p w14:paraId="53622A0B" w14:textId="77777777" w:rsidR="00A91650" w:rsidRPr="00103784" w:rsidRDefault="00A91650" w:rsidP="003D6E5E">
      <w:pPr>
        <w:spacing w:after="120" w:line="240" w:lineRule="auto"/>
        <w:jc w:val="center"/>
        <w:rPr>
          <w:sz w:val="40"/>
          <w:szCs w:val="40"/>
        </w:rPr>
      </w:pPr>
    </w:p>
    <w:p w14:paraId="53622A0C" w14:textId="71AE0646" w:rsidR="00A91650" w:rsidRDefault="003D6E5E" w:rsidP="003D6E5E">
      <w:pPr>
        <w:spacing w:after="120"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202</w:t>
      </w:r>
      <w:r w:rsidR="003E07AA">
        <w:rPr>
          <w:sz w:val="40"/>
          <w:szCs w:val="40"/>
        </w:rPr>
        <w:t>5</w:t>
      </w:r>
      <w:r>
        <w:rPr>
          <w:sz w:val="40"/>
          <w:szCs w:val="40"/>
        </w:rPr>
        <w:t>/</w:t>
      </w:r>
      <w:r w:rsidR="003E07AA">
        <w:rPr>
          <w:sz w:val="40"/>
          <w:szCs w:val="40"/>
        </w:rPr>
        <w:t>0</w:t>
      </w:r>
      <w:r w:rsidR="00FC2502">
        <w:rPr>
          <w:sz w:val="40"/>
          <w:szCs w:val="40"/>
        </w:rPr>
        <w:t>5</w:t>
      </w:r>
      <w:r>
        <w:rPr>
          <w:sz w:val="40"/>
          <w:szCs w:val="40"/>
        </w:rPr>
        <w:t>/15</w:t>
      </w:r>
    </w:p>
    <w:p w14:paraId="53622A1B" w14:textId="480FA250" w:rsidR="00A91650" w:rsidRDefault="00A91650" w:rsidP="00CE7018">
      <w:pPr>
        <w:pStyle w:val="TOC2"/>
      </w:pPr>
    </w:p>
    <w:p w14:paraId="53622A1C" w14:textId="45C96979" w:rsidR="00C90C4F" w:rsidRDefault="00C90C4F" w:rsidP="61E22BC3">
      <w:pPr>
        <w:suppressAutoHyphens w:val="0"/>
        <w:rPr>
          <w:rFonts w:eastAsia="Yu Gothic Light" w:cs="Times New Roman"/>
          <w:b/>
          <w:bCs/>
          <w:sz w:val="24"/>
          <w:szCs w:val="24"/>
        </w:rPr>
      </w:pPr>
      <w:r>
        <w:br w:type="page"/>
      </w:r>
    </w:p>
    <w:p w14:paraId="1E32C0B2" w14:textId="77777777" w:rsidR="0057319B" w:rsidRPr="00976E45" w:rsidRDefault="0057319B" w:rsidP="006C7670">
      <w:pPr>
        <w:pStyle w:val="ListParagraph"/>
        <w:numPr>
          <w:ilvl w:val="0"/>
          <w:numId w:val="28"/>
        </w:numPr>
        <w:autoSpaceDN/>
        <w:spacing w:after="120" w:line="240" w:lineRule="auto"/>
        <w:contextualSpacing w:val="0"/>
        <w:jc w:val="both"/>
        <w:rPr>
          <w:b/>
          <w:bCs/>
          <w:szCs w:val="20"/>
        </w:rPr>
      </w:pPr>
      <w:bookmarkStart w:id="1" w:name="_Hlk197692122"/>
      <w:r w:rsidRPr="00976E45">
        <w:rPr>
          <w:b/>
          <w:bCs/>
          <w:szCs w:val="20"/>
        </w:rPr>
        <w:lastRenderedPageBreak/>
        <w:t xml:space="preserve">Dados globais do PPS: </w:t>
      </w:r>
    </w:p>
    <w:p w14:paraId="1C17411C" w14:textId="6564ABF7" w:rsidR="0057319B" w:rsidRPr="00976E45" w:rsidRDefault="0057319B" w:rsidP="006C7670">
      <w:pPr>
        <w:pStyle w:val="ListParagraph"/>
        <w:numPr>
          <w:ilvl w:val="1"/>
          <w:numId w:val="28"/>
        </w:numPr>
        <w:autoSpaceDN/>
        <w:spacing w:after="120" w:line="240" w:lineRule="auto"/>
        <w:contextualSpacing w:val="0"/>
        <w:jc w:val="both"/>
        <w:rPr>
          <w:b/>
          <w:bCs/>
          <w:szCs w:val="20"/>
        </w:rPr>
      </w:pPr>
      <w:r w:rsidRPr="00976E45">
        <w:rPr>
          <w:szCs w:val="20"/>
        </w:rPr>
        <w:t xml:space="preserve">PPS 57 - Sistema inteligente e contextualizado de prioridade para os transportes públicos </w:t>
      </w:r>
      <w:del w:id="2" w:author="Araújo, Marco" w:date="2025-05-13T15:55:00Z" w16du:dateUtc="2025-05-13T14:55:00Z">
        <w:r w:rsidRPr="00976E45" w:rsidDel="0006604F">
          <w:rPr>
            <w:szCs w:val="20"/>
          </w:rPr>
          <w:delText>no Porto</w:delText>
        </w:r>
      </w:del>
    </w:p>
    <w:p w14:paraId="43299DD9" w14:textId="54D5DC01" w:rsidR="0057319B" w:rsidRPr="00976E45" w:rsidRDefault="0057319B" w:rsidP="006C7670">
      <w:pPr>
        <w:pStyle w:val="ListParagraph"/>
        <w:numPr>
          <w:ilvl w:val="1"/>
          <w:numId w:val="28"/>
        </w:numPr>
        <w:autoSpaceDN/>
        <w:spacing w:after="120" w:line="240" w:lineRule="auto"/>
        <w:contextualSpacing w:val="0"/>
        <w:jc w:val="both"/>
        <w:rPr>
          <w:b/>
          <w:bCs/>
          <w:szCs w:val="20"/>
        </w:rPr>
      </w:pPr>
      <w:commentRangeStart w:id="3"/>
      <w:r w:rsidRPr="00976E45">
        <w:rPr>
          <w:szCs w:val="20"/>
        </w:rPr>
        <w:t>WP 1 ou WP2 ou WP3</w:t>
      </w:r>
      <w:commentRangeEnd w:id="3"/>
      <w:r w:rsidRPr="00976E45">
        <w:rPr>
          <w:rStyle w:val="CommentReference"/>
          <w:sz w:val="20"/>
          <w:szCs w:val="20"/>
        </w:rPr>
        <w:commentReference w:id="3"/>
      </w:r>
    </w:p>
    <w:p w14:paraId="2E995D08" w14:textId="77777777" w:rsidR="0057319B" w:rsidRPr="00976E45" w:rsidRDefault="0057319B" w:rsidP="006C7670">
      <w:pPr>
        <w:pStyle w:val="ListParagraph"/>
        <w:numPr>
          <w:ilvl w:val="1"/>
          <w:numId w:val="28"/>
        </w:numPr>
        <w:autoSpaceDN/>
        <w:spacing w:after="120" w:line="240" w:lineRule="auto"/>
        <w:contextualSpacing w:val="0"/>
        <w:jc w:val="both"/>
        <w:rPr>
          <w:b/>
          <w:bCs/>
          <w:szCs w:val="20"/>
        </w:rPr>
      </w:pPr>
      <w:r w:rsidRPr="00976E45">
        <w:rPr>
          <w:szCs w:val="20"/>
        </w:rPr>
        <w:t>Data de conclusão: 30/06/2026</w:t>
      </w:r>
    </w:p>
    <w:p w14:paraId="00432C98" w14:textId="2C409AE9" w:rsidR="0057319B" w:rsidRPr="00976E45" w:rsidRDefault="0057319B" w:rsidP="006C7670">
      <w:pPr>
        <w:pStyle w:val="ListParagraph"/>
        <w:numPr>
          <w:ilvl w:val="1"/>
          <w:numId w:val="28"/>
        </w:numPr>
        <w:autoSpaceDN/>
        <w:spacing w:after="120" w:line="240" w:lineRule="auto"/>
        <w:contextualSpacing w:val="0"/>
        <w:jc w:val="both"/>
        <w:rPr>
          <w:szCs w:val="20"/>
        </w:rPr>
      </w:pPr>
      <w:r w:rsidRPr="00976E45">
        <w:rPr>
          <w:szCs w:val="20"/>
        </w:rPr>
        <w:t xml:space="preserve">Entidade responsável pelo PPS: </w:t>
      </w:r>
      <w:proofErr w:type="spellStart"/>
      <w:r w:rsidRPr="00976E45">
        <w:rPr>
          <w:szCs w:val="20"/>
        </w:rPr>
        <w:t>SolTrafego</w:t>
      </w:r>
      <w:proofErr w:type="spellEnd"/>
      <w:r w:rsidRPr="00976E45">
        <w:rPr>
          <w:szCs w:val="20"/>
        </w:rPr>
        <w:t xml:space="preserve">; Outras entidades envolvidas: </w:t>
      </w:r>
      <w:proofErr w:type="spellStart"/>
      <w:r w:rsidRPr="00976E45">
        <w:rPr>
          <w:szCs w:val="20"/>
        </w:rPr>
        <w:t>CapGemini</w:t>
      </w:r>
      <w:proofErr w:type="spellEnd"/>
      <w:r w:rsidRPr="00976E45">
        <w:rPr>
          <w:szCs w:val="20"/>
        </w:rPr>
        <w:t xml:space="preserve">, </w:t>
      </w:r>
      <w:proofErr w:type="spellStart"/>
      <w:r w:rsidRPr="00976E45">
        <w:rPr>
          <w:szCs w:val="20"/>
        </w:rPr>
        <w:t>PortoDigital</w:t>
      </w:r>
      <w:proofErr w:type="spellEnd"/>
      <w:r w:rsidRPr="00976E45">
        <w:rPr>
          <w:szCs w:val="20"/>
        </w:rPr>
        <w:t xml:space="preserve">, IT, </w:t>
      </w:r>
      <w:proofErr w:type="spellStart"/>
      <w:r w:rsidRPr="00976E45">
        <w:rPr>
          <w:szCs w:val="20"/>
        </w:rPr>
        <w:t>Vortex</w:t>
      </w:r>
      <w:proofErr w:type="spellEnd"/>
    </w:p>
    <w:p w14:paraId="4C92D585" w14:textId="2C12830F" w:rsidR="0057319B" w:rsidRPr="00976E45" w:rsidRDefault="0057319B" w:rsidP="006C7670">
      <w:pPr>
        <w:pStyle w:val="ListParagraph"/>
        <w:autoSpaceDN/>
        <w:spacing w:after="120" w:line="240" w:lineRule="auto"/>
        <w:ind w:left="1440"/>
        <w:contextualSpacing w:val="0"/>
        <w:jc w:val="both"/>
        <w:rPr>
          <w:szCs w:val="20"/>
        </w:rPr>
      </w:pPr>
    </w:p>
    <w:bookmarkEnd w:id="1"/>
    <w:p w14:paraId="469A252B" w14:textId="77777777" w:rsidR="0057319B" w:rsidRPr="00976E45" w:rsidRDefault="0057319B" w:rsidP="006C7670">
      <w:pPr>
        <w:pStyle w:val="ListParagraph"/>
        <w:numPr>
          <w:ilvl w:val="0"/>
          <w:numId w:val="28"/>
        </w:numPr>
        <w:autoSpaceDN/>
        <w:spacing w:after="120" w:line="240" w:lineRule="auto"/>
        <w:contextualSpacing w:val="0"/>
        <w:jc w:val="both"/>
        <w:rPr>
          <w:b/>
          <w:bCs/>
          <w:szCs w:val="20"/>
        </w:rPr>
      </w:pPr>
      <w:r w:rsidRPr="00976E45">
        <w:rPr>
          <w:b/>
          <w:bCs/>
          <w:szCs w:val="20"/>
        </w:rPr>
        <w:t xml:space="preserve">Fundamentação Técnica </w:t>
      </w:r>
    </w:p>
    <w:p w14:paraId="5C9C2F36" w14:textId="6AFAE127" w:rsidR="0057319B" w:rsidRPr="00976E45" w:rsidRDefault="0057319B" w:rsidP="006C7670">
      <w:pPr>
        <w:spacing w:after="120" w:line="240" w:lineRule="auto"/>
        <w:ind w:left="357"/>
        <w:jc w:val="both"/>
        <w:rPr>
          <w:szCs w:val="20"/>
        </w:rPr>
      </w:pPr>
      <w:r w:rsidRPr="00976E45">
        <w:rPr>
          <w:szCs w:val="20"/>
        </w:rPr>
        <w:t>No contexto dos desafios de mobilidade urbana enfrentados pela</w:t>
      </w:r>
      <w:ins w:id="4" w:author="Araújo, Marco" w:date="2025-05-13T15:56:00Z" w16du:dateUtc="2025-05-13T14:56:00Z">
        <w:r w:rsidR="0006604F">
          <w:rPr>
            <w:szCs w:val="20"/>
          </w:rPr>
          <w:t>s</w:t>
        </w:r>
      </w:ins>
      <w:r w:rsidRPr="00976E45">
        <w:rPr>
          <w:szCs w:val="20"/>
        </w:rPr>
        <w:t xml:space="preserve"> cidade</w:t>
      </w:r>
      <w:ins w:id="5" w:author="Araújo, Marco" w:date="2025-05-13T15:56:00Z" w16du:dateUtc="2025-05-13T14:56:00Z">
        <w:r w:rsidR="0006604F">
          <w:rPr>
            <w:szCs w:val="20"/>
          </w:rPr>
          <w:t>s</w:t>
        </w:r>
      </w:ins>
      <w:del w:id="6" w:author="Araújo, Marco" w:date="2025-05-13T15:56:00Z" w16du:dateUtc="2025-05-13T14:56:00Z">
        <w:r w:rsidRPr="00976E45" w:rsidDel="0006604F">
          <w:rPr>
            <w:szCs w:val="20"/>
          </w:rPr>
          <w:delText xml:space="preserve"> do Porto</w:delText>
        </w:r>
      </w:del>
      <w:r w:rsidRPr="00976E45">
        <w:rPr>
          <w:szCs w:val="20"/>
        </w:rPr>
        <w:t>, este PPS propõe o desenvolvimento de um sistema inteligente de priorização de tráfego para o transporte público rodoviário, com base em comunicações V2X (</w:t>
      </w:r>
      <w:r w:rsidRPr="003A5120">
        <w:rPr>
          <w:i/>
          <w:iCs/>
          <w:szCs w:val="20"/>
          <w:rPrChange w:id="7" w:author="KPMG" w:date="2025-05-12T10:39:00Z" w16du:dateUtc="2025-05-12T09:39:00Z">
            <w:rPr>
              <w:szCs w:val="20"/>
            </w:rPr>
          </w:rPrChange>
        </w:rPr>
        <w:t>Vehicle-to-</w:t>
      </w:r>
      <w:proofErr w:type="spellStart"/>
      <w:r w:rsidRPr="003A5120">
        <w:rPr>
          <w:i/>
          <w:iCs/>
          <w:szCs w:val="20"/>
          <w:rPrChange w:id="8" w:author="KPMG" w:date="2025-05-12T10:39:00Z" w16du:dateUtc="2025-05-12T09:39:00Z">
            <w:rPr>
              <w:szCs w:val="20"/>
            </w:rPr>
          </w:rPrChange>
        </w:rPr>
        <w:t>Everything</w:t>
      </w:r>
      <w:proofErr w:type="spellEnd"/>
      <w:r w:rsidRPr="00976E45">
        <w:rPr>
          <w:szCs w:val="20"/>
        </w:rPr>
        <w:t>), algoritmos adaptativos de agendamento</w:t>
      </w:r>
      <w:ins w:id="9" w:author="Araújo, Marco" w:date="2025-05-13T15:56:00Z" w16du:dateUtc="2025-05-13T14:56:00Z">
        <w:r w:rsidR="0006604F">
          <w:rPr>
            <w:szCs w:val="20"/>
          </w:rPr>
          <w:t>, sistemas de apoio à decisão e modelos de otimização semafórica</w:t>
        </w:r>
      </w:ins>
      <w:r w:rsidRPr="00976E45">
        <w:rPr>
          <w:szCs w:val="20"/>
        </w:rPr>
        <w:t xml:space="preserve"> e uma coordenação centralizada. O sistema visa aumentar a eficiência da circulação de autocarros, atualmente vista como inferior à do transporte individual, sobretudo devido a atrasos causados por semáforos que não consideram a sua prioridade.</w:t>
      </w:r>
    </w:p>
    <w:p w14:paraId="6ECC23EC" w14:textId="44341BDF" w:rsidR="0057319B" w:rsidRPr="00976E45" w:rsidRDefault="0057319B" w:rsidP="006C7670">
      <w:pPr>
        <w:spacing w:after="120" w:line="240" w:lineRule="auto"/>
        <w:ind w:left="357"/>
        <w:jc w:val="both"/>
        <w:rPr>
          <w:szCs w:val="20"/>
        </w:rPr>
      </w:pPr>
      <w:r w:rsidRPr="00976E45">
        <w:rPr>
          <w:szCs w:val="20"/>
        </w:rPr>
        <w:t>Com este PPS, os autocarros equipados com Unidades Embarcadas C-ITS/V2X (</w:t>
      </w:r>
      <w:proofErr w:type="spellStart"/>
      <w:r w:rsidRPr="00976E45">
        <w:rPr>
          <w:szCs w:val="20"/>
        </w:rPr>
        <w:t>OBUs</w:t>
      </w:r>
      <w:proofErr w:type="spellEnd"/>
      <w:r w:rsidRPr="00976E45">
        <w:rPr>
          <w:szCs w:val="20"/>
        </w:rPr>
        <w:t>) comunicam com Unidades de Estrada (</w:t>
      </w:r>
      <w:proofErr w:type="spellStart"/>
      <w:r w:rsidRPr="00976E45">
        <w:rPr>
          <w:szCs w:val="20"/>
        </w:rPr>
        <w:t>RSUs</w:t>
      </w:r>
      <w:proofErr w:type="spellEnd"/>
      <w:r w:rsidRPr="00976E45">
        <w:rPr>
          <w:szCs w:val="20"/>
        </w:rPr>
        <w:t xml:space="preserve">) integradas nos semáforos, podendo solicitar em tempo real extensões do sinal verde ou o encurtamento/cancelamento de fases </w:t>
      </w:r>
      <w:del w:id="10" w:author="KPMG" w:date="2025-05-12T10:40:00Z" w16du:dateUtc="2025-05-12T09:40:00Z">
        <w:r w:rsidRPr="00976E45" w:rsidDel="003A5120">
          <w:rPr>
            <w:szCs w:val="20"/>
          </w:rPr>
          <w:delText>conflitantes</w:delText>
        </w:r>
      </w:del>
      <w:ins w:id="11" w:author="KPMG" w:date="2025-05-12T10:40:00Z" w16du:dateUtc="2025-05-12T09:40:00Z">
        <w:r w:rsidR="003A5120" w:rsidRPr="00976E45">
          <w:rPr>
            <w:szCs w:val="20"/>
          </w:rPr>
          <w:t>conflituantes</w:t>
        </w:r>
      </w:ins>
      <w:r w:rsidRPr="00976E45">
        <w:rPr>
          <w:szCs w:val="20"/>
        </w:rPr>
        <w:t xml:space="preserve">, quando ocorrem atrasos face ao horário previsto. </w:t>
      </w:r>
      <w:del w:id="12" w:author="Araújo, Marco" w:date="2025-05-13T15:57:00Z" w16du:dateUtc="2025-05-13T14:57:00Z">
        <w:r w:rsidRPr="00976E45" w:rsidDel="0006604F">
          <w:rPr>
            <w:szCs w:val="20"/>
          </w:rPr>
          <w:delText xml:space="preserve">Diferentemente </w:delText>
        </w:r>
      </w:del>
      <w:ins w:id="13" w:author="Araújo, Marco" w:date="2025-05-13T15:57:00Z" w16du:dateUtc="2025-05-13T14:57:00Z">
        <w:r w:rsidR="0006604F">
          <w:rPr>
            <w:szCs w:val="20"/>
          </w:rPr>
          <w:t>Ao oposto a</w:t>
        </w:r>
      </w:ins>
      <w:del w:id="14" w:author="Araújo, Marco" w:date="2025-05-13T15:57:00Z" w16du:dateUtc="2025-05-13T14:57:00Z">
        <w:r w:rsidRPr="00976E45" w:rsidDel="0006604F">
          <w:rPr>
            <w:szCs w:val="20"/>
          </w:rPr>
          <w:delText>de</w:delText>
        </w:r>
      </w:del>
      <w:r w:rsidRPr="00976E45">
        <w:rPr>
          <w:szCs w:val="20"/>
        </w:rPr>
        <w:t xml:space="preserve"> modelos simples</w:t>
      </w:r>
      <w:del w:id="15" w:author="Araújo, Marco" w:date="2025-05-13T15:57:00Z" w16du:dateUtc="2025-05-13T14:57:00Z">
        <w:r w:rsidRPr="00976E45" w:rsidDel="0006604F">
          <w:rPr>
            <w:szCs w:val="20"/>
          </w:rPr>
          <w:delText xml:space="preserve"> de pré-empção</w:delText>
        </w:r>
      </w:del>
      <w:r w:rsidRPr="00976E45">
        <w:rPr>
          <w:szCs w:val="20"/>
        </w:rPr>
        <w:t>, esta abordagem opera dentro de um sistema adaptativo de controlo de tráfego a nível urbano, onde cada semáforo é um nó numa rede coordenada. Qualquer pedido de alteração semafórica enviado pela OBU é enriquecido com informação relevante (número do veículo, rota, atraso) e encaminhado para o controlador de tráfego, que avalia o impacto e toma decisões minimizando prejuízos para os restantes utentes da via.</w:t>
      </w:r>
    </w:p>
    <w:p w14:paraId="288B17DC" w14:textId="77777777" w:rsidR="0057319B" w:rsidRPr="00976E45" w:rsidRDefault="0057319B" w:rsidP="006C7670">
      <w:pPr>
        <w:spacing w:after="120" w:line="240" w:lineRule="auto"/>
        <w:ind w:left="357"/>
        <w:jc w:val="both"/>
        <w:rPr>
          <w:szCs w:val="20"/>
        </w:rPr>
      </w:pPr>
      <w:r w:rsidRPr="00976E45">
        <w:rPr>
          <w:szCs w:val="20"/>
        </w:rPr>
        <w:t>Será necessário desenvolver serviços C-ITS que suportem a difusão de mensagens MAP (descrição topológica da interseção) e SPAT (estado e previsão dos sinais), permitindo que os autocarros recebam informação detalhada e em tempo real sobre o cruzamento. Adicionalmente, será criado um serviço de controlo semafórico no RSU para envio de mensagens SSEM, que comunicam a aceitação, rejeição ou reavaliação do pedido, especialmente em situações com veículos de emergência.</w:t>
      </w:r>
    </w:p>
    <w:p w14:paraId="7B1F27F6" w14:textId="77777777" w:rsidR="0057319B" w:rsidRPr="00976E45" w:rsidRDefault="0057319B" w:rsidP="006C7670">
      <w:pPr>
        <w:spacing w:after="120" w:line="240" w:lineRule="auto"/>
        <w:ind w:left="357"/>
        <w:jc w:val="both"/>
        <w:rPr>
          <w:szCs w:val="20"/>
        </w:rPr>
      </w:pPr>
      <w:r w:rsidRPr="00976E45">
        <w:rPr>
          <w:szCs w:val="20"/>
        </w:rPr>
        <w:t xml:space="preserve">Ao nível da gestão de interseções, serviços de engenharia de tráfego assegurarão a gestão de múltiplos pedidos concorrentes com diferentes níveis de prioridade, sempre dentro de planos de tráfego coordenados e adaptativos. A arquitetura multiagente do PPS conjuga decisões locais nos </w:t>
      </w:r>
      <w:proofErr w:type="spellStart"/>
      <w:r w:rsidRPr="00976E45">
        <w:rPr>
          <w:szCs w:val="20"/>
        </w:rPr>
        <w:t>RSUs</w:t>
      </w:r>
      <w:proofErr w:type="spellEnd"/>
      <w:r w:rsidRPr="00976E45">
        <w:rPr>
          <w:szCs w:val="20"/>
        </w:rPr>
        <w:t>/</w:t>
      </w:r>
      <w:proofErr w:type="spellStart"/>
      <w:r w:rsidRPr="00976E45">
        <w:rPr>
          <w:szCs w:val="20"/>
        </w:rPr>
        <w:t>OBUs</w:t>
      </w:r>
      <w:proofErr w:type="spellEnd"/>
      <w:r w:rsidRPr="00976E45">
        <w:rPr>
          <w:szCs w:val="20"/>
        </w:rPr>
        <w:t xml:space="preserve"> com governação central para otimização global e resolução de conflitos, assegurando que os autocarros apenas influenciam os semáforos quando for seguro e benéfico para o sistema como um todo.</w:t>
      </w:r>
    </w:p>
    <w:p w14:paraId="754D0EC9" w14:textId="77777777" w:rsidR="0057319B" w:rsidRPr="00976E45" w:rsidRDefault="0057319B" w:rsidP="006C7670">
      <w:pPr>
        <w:spacing w:after="120" w:line="240" w:lineRule="auto"/>
        <w:ind w:left="357"/>
        <w:jc w:val="both"/>
        <w:rPr>
          <w:szCs w:val="20"/>
        </w:rPr>
      </w:pPr>
      <w:r w:rsidRPr="00976E45">
        <w:rPr>
          <w:szCs w:val="20"/>
        </w:rPr>
        <w:t>Em contraste com o PPS32, que se limita a ajustes locais e comunicação V2X básica (como demonstrado no Demonstrador 18), este PPS permite uma gestão coordenada, contextual e inteligente dos pedidos de prioridade, integrando-os numa estratégia de mobilidade urbana mais ampla, previsível e equilibrada.</w:t>
      </w:r>
    </w:p>
    <w:p w14:paraId="283D3021" w14:textId="77777777" w:rsidR="0057319B" w:rsidRDefault="0057319B" w:rsidP="006C7670">
      <w:pPr>
        <w:spacing w:after="120" w:line="240" w:lineRule="auto"/>
        <w:ind w:left="357"/>
        <w:jc w:val="both"/>
        <w:rPr>
          <w:ins w:id="16" w:author="Araújo, Marco" w:date="2025-05-13T16:00:00Z" w16du:dateUtc="2025-05-13T15:00:00Z"/>
          <w:szCs w:val="20"/>
        </w:rPr>
      </w:pPr>
      <w:r w:rsidRPr="00976E45">
        <w:rPr>
          <w:szCs w:val="20"/>
        </w:rPr>
        <w:t>Por fim, será desenvolvido um demonstrador em ambiente fechado, que simulará cenários urbanos reais e validará comunicações V2I, gestão dinâmica de pedidos e integração com os controladores semafóricos, demonstrando a eficácia da solução proposta.</w:t>
      </w:r>
    </w:p>
    <w:p w14:paraId="4932A129" w14:textId="531B92FE" w:rsidR="0006604F" w:rsidRPr="00976E45" w:rsidRDefault="0006604F" w:rsidP="006C7670">
      <w:pPr>
        <w:spacing w:after="120" w:line="240" w:lineRule="auto"/>
        <w:ind w:left="357"/>
        <w:jc w:val="both"/>
        <w:rPr>
          <w:szCs w:val="20"/>
        </w:rPr>
      </w:pPr>
      <w:ins w:id="17" w:author="Araújo, Marco" w:date="2025-05-13T16:00:00Z" w16du:dateUtc="2025-05-13T15:00:00Z">
        <w:r>
          <w:rPr>
            <w:szCs w:val="20"/>
          </w:rPr>
          <w:t>Em paralelo, afim de aferir o impacto causado na cidade ou no cluster urbano</w:t>
        </w:r>
      </w:ins>
      <w:ins w:id="18" w:author="Araújo, Marco" w:date="2025-05-13T16:02:00Z" w16du:dateUtc="2025-05-13T15:02:00Z">
        <w:r>
          <w:rPr>
            <w:szCs w:val="20"/>
          </w:rPr>
          <w:t xml:space="preserve"> (zona coordenada)</w:t>
        </w:r>
      </w:ins>
      <w:ins w:id="19" w:author="Araújo, Marco" w:date="2025-05-13T16:00:00Z" w16du:dateUtc="2025-05-13T15:00:00Z">
        <w:r>
          <w:rPr>
            <w:szCs w:val="20"/>
          </w:rPr>
          <w:t xml:space="preserve"> pela mudança do sinal</w:t>
        </w:r>
      </w:ins>
      <w:ins w:id="20" w:author="Araújo, Marco" w:date="2025-05-13T16:01:00Z" w16du:dateUtc="2025-05-13T15:01:00Z">
        <w:r>
          <w:rPr>
            <w:szCs w:val="20"/>
          </w:rPr>
          <w:t xml:space="preserve"> do </w:t>
        </w:r>
      </w:ins>
      <w:ins w:id="21" w:author="Araújo, Marco" w:date="2025-05-13T16:00:00Z" w16du:dateUtc="2025-05-13T15:00:00Z">
        <w:r>
          <w:rPr>
            <w:szCs w:val="20"/>
          </w:rPr>
          <w:t>semáforo</w:t>
        </w:r>
      </w:ins>
      <w:ins w:id="22" w:author="Araújo, Marco" w:date="2025-05-13T16:01:00Z" w16du:dateUtc="2025-05-13T15:01:00Z">
        <w:r>
          <w:rPr>
            <w:szCs w:val="20"/>
          </w:rPr>
          <w:t>, irá ser realizada uma simulação abrangendo um nível de TRL mais baixo, com o intuito de procurar estabelecer modelos multicritério e matemáticos que consigam minimizar as disrupções causad</w:t>
        </w:r>
      </w:ins>
      <w:ins w:id="23" w:author="Araújo, Marco" w:date="2025-05-13T16:02:00Z" w16du:dateUtc="2025-05-13T15:02:00Z">
        <w:r>
          <w:rPr>
            <w:szCs w:val="20"/>
          </w:rPr>
          <w:t>as noutros nós e maximizar a fluidez do trânsito.</w:t>
        </w:r>
      </w:ins>
    </w:p>
    <w:p w14:paraId="02512882" w14:textId="312F2189" w:rsidR="0057319B" w:rsidRPr="00976E45" w:rsidRDefault="0057319B" w:rsidP="006C7670">
      <w:pPr>
        <w:spacing w:after="120" w:line="240" w:lineRule="auto"/>
        <w:ind w:left="357"/>
        <w:jc w:val="both"/>
        <w:rPr>
          <w:iCs/>
          <w:szCs w:val="20"/>
        </w:rPr>
      </w:pPr>
      <w:r w:rsidRPr="00976E45">
        <w:rPr>
          <w:iCs/>
          <w:szCs w:val="20"/>
        </w:rPr>
        <w:t>Os resultados esperados com a implementação do novo PPS são os seguintes:</w:t>
      </w:r>
    </w:p>
    <w:p w14:paraId="7E8BC349" w14:textId="2561E216" w:rsidR="0057319B" w:rsidRPr="00976E45" w:rsidRDefault="0057319B">
      <w:pPr>
        <w:pStyle w:val="ListParagraph"/>
        <w:numPr>
          <w:ilvl w:val="0"/>
          <w:numId w:val="38"/>
        </w:numPr>
        <w:spacing w:after="120" w:line="240" w:lineRule="auto"/>
        <w:ind w:left="1071" w:hanging="357"/>
        <w:contextualSpacing w:val="0"/>
        <w:jc w:val="both"/>
        <w:rPr>
          <w:szCs w:val="20"/>
        </w:rPr>
        <w:pPrChange w:id="24" w:author="KPMG" w:date="2025-05-12T10:43:00Z" w16du:dateUtc="2025-05-12T09:43:00Z">
          <w:pPr>
            <w:pStyle w:val="ListParagraph"/>
            <w:numPr>
              <w:numId w:val="35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r w:rsidRPr="00976E45">
        <w:rPr>
          <w:szCs w:val="20"/>
        </w:rPr>
        <w:lastRenderedPageBreak/>
        <w:t>Redução do tempo de viagem para transportes públicos</w:t>
      </w:r>
      <w:ins w:id="25" w:author="KPMG" w:date="2025-05-12T10:43:00Z" w16du:dateUtc="2025-05-12T09:43:00Z">
        <w:r w:rsidR="003A5120">
          <w:rPr>
            <w:szCs w:val="20"/>
          </w:rPr>
          <w:t>;</w:t>
        </w:r>
      </w:ins>
      <w:del w:id="26" w:author="KPMG" w:date="2025-05-12T10:43:00Z" w16du:dateUtc="2025-05-12T09:43:00Z">
        <w:r w:rsidRPr="00976E45" w:rsidDel="003A5120">
          <w:rPr>
            <w:szCs w:val="20"/>
          </w:rPr>
          <w:delText>:</w:delText>
        </w:r>
      </w:del>
    </w:p>
    <w:p w14:paraId="52CFD356" w14:textId="5A858C50" w:rsidR="0057319B" w:rsidRPr="00976E45" w:rsidRDefault="0057319B">
      <w:pPr>
        <w:pStyle w:val="ListParagraph"/>
        <w:numPr>
          <w:ilvl w:val="0"/>
          <w:numId w:val="38"/>
        </w:numPr>
        <w:spacing w:after="120" w:line="240" w:lineRule="auto"/>
        <w:ind w:left="1071" w:hanging="357"/>
        <w:contextualSpacing w:val="0"/>
        <w:jc w:val="both"/>
        <w:rPr>
          <w:szCs w:val="20"/>
        </w:rPr>
        <w:pPrChange w:id="27" w:author="KPMG" w:date="2025-05-12T10:43:00Z" w16du:dateUtc="2025-05-12T09:43:00Z">
          <w:pPr>
            <w:pStyle w:val="ListParagraph"/>
            <w:numPr>
              <w:numId w:val="35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r w:rsidRPr="00976E45">
        <w:rPr>
          <w:szCs w:val="20"/>
        </w:rPr>
        <w:t>Redução de emissões de CO</w:t>
      </w:r>
      <w:r w:rsidRPr="00976E45">
        <w:rPr>
          <w:rFonts w:ascii="Cambria Math" w:hAnsi="Cambria Math" w:cs="Cambria Math"/>
          <w:szCs w:val="20"/>
        </w:rPr>
        <w:t>₂</w:t>
      </w:r>
      <w:ins w:id="28" w:author="KPMG" w:date="2025-05-12T10:43:00Z" w16du:dateUtc="2025-05-12T09:43:00Z">
        <w:r w:rsidR="003A5120">
          <w:rPr>
            <w:szCs w:val="20"/>
          </w:rPr>
          <w:t>;</w:t>
        </w:r>
      </w:ins>
      <w:del w:id="29" w:author="KPMG" w:date="2025-05-12T10:43:00Z" w16du:dateUtc="2025-05-12T09:43:00Z">
        <w:r w:rsidRPr="00976E45" w:rsidDel="003A5120">
          <w:rPr>
            <w:szCs w:val="20"/>
          </w:rPr>
          <w:delText>:</w:delText>
        </w:r>
      </w:del>
    </w:p>
    <w:p w14:paraId="09EB78EA" w14:textId="2CDC4D42" w:rsidR="0057319B" w:rsidRPr="00976E45" w:rsidRDefault="0057319B">
      <w:pPr>
        <w:pStyle w:val="ListParagraph"/>
        <w:numPr>
          <w:ilvl w:val="0"/>
          <w:numId w:val="38"/>
        </w:numPr>
        <w:spacing w:after="120" w:line="240" w:lineRule="auto"/>
        <w:ind w:left="1071" w:hanging="357"/>
        <w:contextualSpacing w:val="0"/>
        <w:jc w:val="both"/>
        <w:rPr>
          <w:szCs w:val="20"/>
        </w:rPr>
        <w:pPrChange w:id="30" w:author="KPMG" w:date="2025-05-12T10:43:00Z" w16du:dateUtc="2025-05-12T09:43:00Z">
          <w:pPr>
            <w:pStyle w:val="ListParagraph"/>
            <w:numPr>
              <w:numId w:val="35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r w:rsidRPr="00976E45">
        <w:rPr>
          <w:szCs w:val="20"/>
        </w:rPr>
        <w:t>Maior eficiência energética</w:t>
      </w:r>
      <w:ins w:id="31" w:author="KPMG" w:date="2025-05-12T10:43:00Z" w16du:dateUtc="2025-05-12T09:43:00Z">
        <w:r w:rsidR="003A5120">
          <w:rPr>
            <w:szCs w:val="20"/>
          </w:rPr>
          <w:t>;</w:t>
        </w:r>
      </w:ins>
      <w:del w:id="32" w:author="KPMG" w:date="2025-05-12T10:43:00Z" w16du:dateUtc="2025-05-12T09:43:00Z">
        <w:r w:rsidRPr="00976E45" w:rsidDel="003A5120">
          <w:rPr>
            <w:szCs w:val="20"/>
          </w:rPr>
          <w:delText>:</w:delText>
        </w:r>
      </w:del>
    </w:p>
    <w:p w14:paraId="3DAB9FF8" w14:textId="7398DDED" w:rsidR="0057319B" w:rsidRPr="00976E45" w:rsidRDefault="0057319B">
      <w:pPr>
        <w:pStyle w:val="ListParagraph"/>
        <w:numPr>
          <w:ilvl w:val="0"/>
          <w:numId w:val="38"/>
        </w:numPr>
        <w:spacing w:after="120" w:line="240" w:lineRule="auto"/>
        <w:ind w:left="1071" w:hanging="357"/>
        <w:contextualSpacing w:val="0"/>
        <w:jc w:val="both"/>
        <w:rPr>
          <w:szCs w:val="20"/>
        </w:rPr>
        <w:pPrChange w:id="33" w:author="KPMG" w:date="2025-05-12T10:43:00Z" w16du:dateUtc="2025-05-12T09:43:00Z">
          <w:pPr>
            <w:pStyle w:val="ListParagraph"/>
            <w:numPr>
              <w:numId w:val="35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r w:rsidRPr="00976E45">
        <w:rPr>
          <w:szCs w:val="20"/>
        </w:rPr>
        <w:t>Melhoria gestão global do tráfego</w:t>
      </w:r>
      <w:ins w:id="34" w:author="KPMG" w:date="2025-05-12T10:43:00Z" w16du:dateUtc="2025-05-12T09:43:00Z">
        <w:r w:rsidR="003A5120">
          <w:rPr>
            <w:szCs w:val="20"/>
          </w:rPr>
          <w:t>.</w:t>
        </w:r>
      </w:ins>
    </w:p>
    <w:p w14:paraId="2BC5E0D0" w14:textId="77777777" w:rsidR="0057319B" w:rsidRPr="00976E45" w:rsidRDefault="0057319B" w:rsidP="006C7670">
      <w:pPr>
        <w:spacing w:after="120" w:line="240" w:lineRule="auto"/>
        <w:ind w:left="357"/>
        <w:jc w:val="both"/>
        <w:rPr>
          <w:szCs w:val="20"/>
        </w:rPr>
      </w:pPr>
    </w:p>
    <w:p w14:paraId="77854A96" w14:textId="77777777" w:rsidR="0057319B" w:rsidRPr="00976E45" w:rsidRDefault="0057319B" w:rsidP="006C7670">
      <w:pPr>
        <w:autoSpaceDN/>
        <w:spacing w:after="120" w:line="240" w:lineRule="auto"/>
        <w:ind w:left="357"/>
        <w:jc w:val="both"/>
        <w:rPr>
          <w:b/>
          <w:bCs/>
          <w:szCs w:val="20"/>
        </w:rPr>
      </w:pPr>
    </w:p>
    <w:p w14:paraId="7C348B07" w14:textId="77777777" w:rsidR="0057319B" w:rsidRPr="00976E45" w:rsidRDefault="0057319B" w:rsidP="006C7670">
      <w:pPr>
        <w:pStyle w:val="ListParagraph"/>
        <w:numPr>
          <w:ilvl w:val="0"/>
          <w:numId w:val="28"/>
        </w:numPr>
        <w:autoSpaceDN/>
        <w:spacing w:after="120" w:line="240" w:lineRule="auto"/>
        <w:ind w:left="357" w:firstLine="0"/>
        <w:contextualSpacing w:val="0"/>
        <w:jc w:val="both"/>
        <w:rPr>
          <w:b/>
          <w:bCs/>
          <w:szCs w:val="20"/>
        </w:rPr>
      </w:pPr>
      <w:bookmarkStart w:id="35" w:name="_Hlk197682937"/>
      <w:r w:rsidRPr="00976E45">
        <w:rPr>
          <w:b/>
          <w:bCs/>
          <w:szCs w:val="20"/>
        </w:rPr>
        <w:t xml:space="preserve">Alinhamento com o Âmbito da Agenda </w:t>
      </w:r>
    </w:p>
    <w:p w14:paraId="080CE640" w14:textId="77777777" w:rsidR="0057319B" w:rsidRPr="00976E45" w:rsidRDefault="0057319B" w:rsidP="006C7670">
      <w:pPr>
        <w:pStyle w:val="ListParagraph"/>
        <w:numPr>
          <w:ilvl w:val="0"/>
          <w:numId w:val="36"/>
        </w:numPr>
        <w:autoSpaceDN/>
        <w:spacing w:after="120" w:line="240" w:lineRule="auto"/>
        <w:jc w:val="both"/>
        <w:rPr>
          <w:szCs w:val="20"/>
          <w:u w:val="single"/>
        </w:rPr>
      </w:pPr>
      <w:bookmarkStart w:id="36" w:name="_Hlk197683177"/>
      <w:bookmarkEnd w:id="35"/>
      <w:r w:rsidRPr="00976E45">
        <w:rPr>
          <w:szCs w:val="20"/>
          <w:u w:val="single"/>
        </w:rPr>
        <w:t>Alinhamento com os objetivos da Agenda</w:t>
      </w:r>
    </w:p>
    <w:p w14:paraId="6E7D0B5D" w14:textId="5B3D9FDE" w:rsidR="0057319B" w:rsidRPr="00976E45" w:rsidRDefault="003A5120" w:rsidP="006C7670">
      <w:pPr>
        <w:spacing w:after="120" w:line="240" w:lineRule="auto"/>
        <w:ind w:left="357"/>
        <w:jc w:val="both"/>
        <w:rPr>
          <w:szCs w:val="20"/>
        </w:rPr>
      </w:pPr>
      <w:ins w:id="37" w:author="KPMG" w:date="2025-05-12T10:45:00Z" w16du:dateUtc="2025-05-12T09:45:00Z">
        <w:r>
          <w:rPr>
            <w:szCs w:val="20"/>
          </w:rPr>
          <w:t xml:space="preserve">O PPS 57 está </w:t>
        </w:r>
      </w:ins>
      <w:del w:id="38" w:author="KPMG" w:date="2025-05-12T10:45:00Z" w16du:dateUtc="2025-05-12T09:45:00Z">
        <w:r w:rsidR="0057319B" w:rsidRPr="00976E45" w:rsidDel="003A5120">
          <w:rPr>
            <w:szCs w:val="20"/>
          </w:rPr>
          <w:delText>D</w:delText>
        </w:r>
      </w:del>
      <w:ins w:id="39" w:author="KPMG" w:date="2025-05-12T10:45:00Z" w16du:dateUtc="2025-05-12T09:45:00Z">
        <w:r>
          <w:rPr>
            <w:szCs w:val="20"/>
          </w:rPr>
          <w:t>d</w:t>
        </w:r>
      </w:ins>
      <w:r w:rsidR="0057319B" w:rsidRPr="00976E45">
        <w:rPr>
          <w:szCs w:val="20"/>
        </w:rPr>
        <w:t>iretamente alinhado</w:t>
      </w:r>
      <w:ins w:id="40" w:author="KPMG" w:date="2025-05-12T10:45:00Z" w16du:dateUtc="2025-05-12T09:45:00Z">
        <w:r>
          <w:rPr>
            <w:szCs w:val="20"/>
          </w:rPr>
          <w:t xml:space="preserve"> com os objetivos da Route25</w:t>
        </w:r>
      </w:ins>
      <w:r w:rsidR="0057319B" w:rsidRPr="00976E45">
        <w:rPr>
          <w:szCs w:val="20"/>
        </w:rPr>
        <w:t>, pois visa utilizar a perceção da infraestrutura e do veículo, através dos seus sensores e comunicações, para melhorar a gestão do tráfego e a mobilidade urbana. Em concreto, trata-se de uma nova abordagem para a gestão dinâmica do tráfego, que contribui para os seguintes objetivos d</w:t>
      </w:r>
      <w:ins w:id="41" w:author="KPMG" w:date="2025-05-12T10:44:00Z" w16du:dateUtc="2025-05-12T09:44:00Z">
        <w:r>
          <w:rPr>
            <w:szCs w:val="20"/>
          </w:rPr>
          <w:t>a Agenda</w:t>
        </w:r>
      </w:ins>
      <w:del w:id="42" w:author="KPMG" w:date="2025-05-12T10:44:00Z" w16du:dateUtc="2025-05-12T09:44:00Z">
        <w:r w:rsidR="0057319B" w:rsidRPr="00976E45" w:rsidDel="003A5120">
          <w:rPr>
            <w:szCs w:val="20"/>
          </w:rPr>
          <w:delText>o</w:delText>
        </w:r>
      </w:del>
      <w:r w:rsidR="0057319B" w:rsidRPr="00976E45">
        <w:rPr>
          <w:szCs w:val="20"/>
        </w:rPr>
        <w:t xml:space="preserve"> Route25: </w:t>
      </w:r>
    </w:p>
    <w:p w14:paraId="4E29E998" w14:textId="0664C207" w:rsidR="0057319B" w:rsidRPr="00976E45" w:rsidRDefault="0057319B">
      <w:pPr>
        <w:pStyle w:val="ListParagraph"/>
        <w:numPr>
          <w:ilvl w:val="0"/>
          <w:numId w:val="39"/>
        </w:numPr>
        <w:spacing w:after="120" w:line="240" w:lineRule="auto"/>
        <w:contextualSpacing w:val="0"/>
        <w:jc w:val="both"/>
        <w:rPr>
          <w:szCs w:val="20"/>
        </w:rPr>
        <w:pPrChange w:id="43" w:author="KPMG" w:date="2025-05-12T10:44:00Z" w16du:dateUtc="2025-05-12T09:44:00Z">
          <w:pPr>
            <w:pStyle w:val="ListParagraph"/>
            <w:numPr>
              <w:numId w:val="31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r w:rsidRPr="00976E45">
        <w:rPr>
          <w:szCs w:val="20"/>
        </w:rPr>
        <w:t xml:space="preserve">Mobilidade </w:t>
      </w:r>
      <w:ins w:id="44" w:author="KPMG" w:date="2025-05-12T10:44:00Z" w16du:dateUtc="2025-05-12T09:44:00Z">
        <w:r w:rsidR="003A5120">
          <w:rPr>
            <w:szCs w:val="20"/>
          </w:rPr>
          <w:t>c</w:t>
        </w:r>
      </w:ins>
      <w:del w:id="45" w:author="KPMG" w:date="2025-05-12T10:44:00Z" w16du:dateUtc="2025-05-12T09:44:00Z">
        <w:r w:rsidRPr="00976E45" w:rsidDel="003A5120">
          <w:rPr>
            <w:szCs w:val="20"/>
          </w:rPr>
          <w:delText>C</w:delText>
        </w:r>
      </w:del>
      <w:r w:rsidRPr="00976E45">
        <w:rPr>
          <w:szCs w:val="20"/>
        </w:rPr>
        <w:t xml:space="preserve">onectada e </w:t>
      </w:r>
      <w:ins w:id="46" w:author="KPMG" w:date="2025-05-12T10:44:00Z" w16du:dateUtc="2025-05-12T09:44:00Z">
        <w:r w:rsidR="003A5120">
          <w:rPr>
            <w:szCs w:val="20"/>
          </w:rPr>
          <w:t>c</w:t>
        </w:r>
      </w:ins>
      <w:del w:id="47" w:author="KPMG" w:date="2025-05-12T10:44:00Z" w16du:dateUtc="2025-05-12T09:44:00Z">
        <w:r w:rsidRPr="00976E45" w:rsidDel="003A5120">
          <w:rPr>
            <w:szCs w:val="20"/>
          </w:rPr>
          <w:delText>C</w:delText>
        </w:r>
      </w:del>
      <w:r w:rsidRPr="00976E45">
        <w:rPr>
          <w:szCs w:val="20"/>
        </w:rPr>
        <w:t xml:space="preserve">ooperativa: </w:t>
      </w:r>
      <w:ins w:id="48" w:author="KPMG" w:date="2025-05-12T10:44:00Z" w16du:dateUtc="2025-05-12T09:44:00Z">
        <w:r w:rsidR="003A5120">
          <w:rPr>
            <w:szCs w:val="20"/>
          </w:rPr>
          <w:t>o</w:t>
        </w:r>
      </w:ins>
      <w:del w:id="49" w:author="KPMG" w:date="2025-05-12T10:44:00Z" w16du:dateUtc="2025-05-12T09:44:00Z">
        <w:r w:rsidRPr="00976E45" w:rsidDel="003A5120">
          <w:rPr>
            <w:szCs w:val="20"/>
          </w:rPr>
          <w:delText>O</w:delText>
        </w:r>
      </w:del>
      <w:r w:rsidRPr="00976E45">
        <w:rPr>
          <w:szCs w:val="20"/>
        </w:rPr>
        <w:t xml:space="preserve"> sistema de priorização inteligente alinha-se diretamente com o objetivo da Route25 de desenvolver tecnologias de Mobilidade Cooperativa, Conectada e Automatizada (CCAM), utilizando comunicações V2X e infraestrutura conectada para melhorar a circulação urbana.</w:t>
      </w:r>
    </w:p>
    <w:p w14:paraId="38F33AF8" w14:textId="434D2361" w:rsidR="0057319B" w:rsidRPr="00976E45" w:rsidRDefault="0057319B">
      <w:pPr>
        <w:pStyle w:val="ListParagraph"/>
        <w:numPr>
          <w:ilvl w:val="0"/>
          <w:numId w:val="39"/>
        </w:numPr>
        <w:spacing w:after="120" w:line="240" w:lineRule="auto"/>
        <w:contextualSpacing w:val="0"/>
        <w:jc w:val="both"/>
        <w:rPr>
          <w:szCs w:val="20"/>
        </w:rPr>
        <w:pPrChange w:id="50" w:author="KPMG" w:date="2025-05-12T10:44:00Z" w16du:dateUtc="2025-05-12T09:44:00Z">
          <w:pPr>
            <w:pStyle w:val="ListParagraph"/>
            <w:numPr>
              <w:numId w:val="31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r w:rsidRPr="00976E45">
        <w:rPr>
          <w:szCs w:val="20"/>
        </w:rPr>
        <w:t xml:space="preserve">Descarbonização e </w:t>
      </w:r>
      <w:ins w:id="51" w:author="KPMG" w:date="2025-05-12T10:44:00Z" w16du:dateUtc="2025-05-12T09:44:00Z">
        <w:r w:rsidR="003A5120">
          <w:rPr>
            <w:szCs w:val="20"/>
          </w:rPr>
          <w:t>s</w:t>
        </w:r>
      </w:ins>
      <w:del w:id="52" w:author="KPMG" w:date="2025-05-12T10:44:00Z" w16du:dateUtc="2025-05-12T09:44:00Z">
        <w:r w:rsidRPr="00976E45" w:rsidDel="003A5120">
          <w:rPr>
            <w:szCs w:val="20"/>
          </w:rPr>
          <w:delText>S</w:delText>
        </w:r>
      </w:del>
      <w:r w:rsidRPr="00976E45">
        <w:rPr>
          <w:szCs w:val="20"/>
        </w:rPr>
        <w:t xml:space="preserve">ustentabilidade </w:t>
      </w:r>
      <w:del w:id="53" w:author="KPMG" w:date="2025-05-12T10:45:00Z" w16du:dateUtc="2025-05-12T09:45:00Z">
        <w:r w:rsidRPr="00976E45" w:rsidDel="003A5120">
          <w:rPr>
            <w:szCs w:val="20"/>
          </w:rPr>
          <w:delText>A</w:delText>
        </w:r>
      </w:del>
      <w:ins w:id="54" w:author="KPMG" w:date="2025-05-12T10:45:00Z" w16du:dateUtc="2025-05-12T09:45:00Z">
        <w:r w:rsidR="003A5120">
          <w:rPr>
            <w:szCs w:val="20"/>
          </w:rPr>
          <w:t>a</w:t>
        </w:r>
      </w:ins>
      <w:r w:rsidRPr="00976E45">
        <w:rPr>
          <w:szCs w:val="20"/>
        </w:rPr>
        <w:t xml:space="preserve">mbiental: </w:t>
      </w:r>
      <w:ins w:id="55" w:author="KPMG" w:date="2025-05-12T10:44:00Z" w16du:dateUtc="2025-05-12T09:44:00Z">
        <w:r w:rsidR="003A5120">
          <w:rPr>
            <w:szCs w:val="20"/>
          </w:rPr>
          <w:t>c</w:t>
        </w:r>
      </w:ins>
      <w:del w:id="56" w:author="KPMG" w:date="2025-05-12T10:44:00Z" w16du:dateUtc="2025-05-12T09:44:00Z">
        <w:r w:rsidRPr="00976E45" w:rsidDel="003A5120">
          <w:rPr>
            <w:szCs w:val="20"/>
          </w:rPr>
          <w:delText>C</w:delText>
        </w:r>
      </w:del>
      <w:r w:rsidRPr="00976E45">
        <w:rPr>
          <w:szCs w:val="20"/>
        </w:rPr>
        <w:t>ontribui para o objetivo de redução da pegada de carbono na mobilidade urbana, promovendo a eficiência energética e a redução de emissões através da otimização dos trajetos de transportes públicos.</w:t>
      </w:r>
    </w:p>
    <w:p w14:paraId="662A1242" w14:textId="7F3219EE" w:rsidR="0057319B" w:rsidRPr="00976E45" w:rsidRDefault="0057319B">
      <w:pPr>
        <w:pStyle w:val="ListParagraph"/>
        <w:numPr>
          <w:ilvl w:val="0"/>
          <w:numId w:val="39"/>
        </w:numPr>
        <w:spacing w:after="120" w:line="240" w:lineRule="auto"/>
        <w:contextualSpacing w:val="0"/>
        <w:jc w:val="both"/>
        <w:rPr>
          <w:szCs w:val="20"/>
        </w:rPr>
        <w:pPrChange w:id="57" w:author="KPMG" w:date="2025-05-12T10:44:00Z" w16du:dateUtc="2025-05-12T09:44:00Z">
          <w:pPr>
            <w:pStyle w:val="ListParagraph"/>
            <w:numPr>
              <w:numId w:val="31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r w:rsidRPr="00976E45">
        <w:rPr>
          <w:szCs w:val="20"/>
        </w:rPr>
        <w:t xml:space="preserve">Transformação </w:t>
      </w:r>
      <w:ins w:id="58" w:author="KPMG" w:date="2025-05-12T10:45:00Z" w16du:dateUtc="2025-05-12T09:45:00Z">
        <w:r w:rsidR="003A5120">
          <w:rPr>
            <w:szCs w:val="20"/>
          </w:rPr>
          <w:t>d</w:t>
        </w:r>
      </w:ins>
      <w:del w:id="59" w:author="KPMG" w:date="2025-05-12T10:45:00Z" w16du:dateUtc="2025-05-12T09:45:00Z">
        <w:r w:rsidRPr="00976E45" w:rsidDel="003A5120">
          <w:rPr>
            <w:szCs w:val="20"/>
          </w:rPr>
          <w:delText>D</w:delText>
        </w:r>
      </w:del>
      <w:r w:rsidRPr="00976E45">
        <w:rPr>
          <w:szCs w:val="20"/>
        </w:rPr>
        <w:t xml:space="preserve">igital da </w:t>
      </w:r>
      <w:ins w:id="60" w:author="KPMG" w:date="2025-05-12T10:45:00Z" w16du:dateUtc="2025-05-12T09:45:00Z">
        <w:r w:rsidR="003A5120">
          <w:rPr>
            <w:szCs w:val="20"/>
          </w:rPr>
          <w:t>i</w:t>
        </w:r>
      </w:ins>
      <w:del w:id="61" w:author="KPMG" w:date="2025-05-12T10:45:00Z" w16du:dateUtc="2025-05-12T09:45:00Z">
        <w:r w:rsidRPr="00976E45" w:rsidDel="003A5120">
          <w:rPr>
            <w:szCs w:val="20"/>
          </w:rPr>
          <w:delText>I</w:delText>
        </w:r>
      </w:del>
      <w:r w:rsidRPr="00976E45">
        <w:rPr>
          <w:szCs w:val="20"/>
        </w:rPr>
        <w:t xml:space="preserve">nfraestrutura: </w:t>
      </w:r>
      <w:ins w:id="62" w:author="KPMG" w:date="2025-05-12T10:44:00Z" w16du:dateUtc="2025-05-12T09:44:00Z">
        <w:r w:rsidR="003A5120">
          <w:rPr>
            <w:szCs w:val="20"/>
          </w:rPr>
          <w:t>a</w:t>
        </w:r>
      </w:ins>
      <w:del w:id="63" w:author="KPMG" w:date="2025-05-12T10:44:00Z" w16du:dateUtc="2025-05-12T09:44:00Z">
        <w:r w:rsidRPr="00976E45" w:rsidDel="003A5120">
          <w:rPr>
            <w:szCs w:val="20"/>
          </w:rPr>
          <w:delText>A</w:delText>
        </w:r>
      </w:del>
      <w:r w:rsidRPr="00976E45">
        <w:rPr>
          <w:szCs w:val="20"/>
        </w:rPr>
        <w:t>linha-se com a visão da Route25 de digitalizar componentes, ferramentas e infraestruturas para sistemas de mobilidade emergentes.</w:t>
      </w:r>
    </w:p>
    <w:p w14:paraId="770B69D4" w14:textId="7F2EC33E" w:rsidR="0057319B" w:rsidRPr="00976E45" w:rsidRDefault="0057319B">
      <w:pPr>
        <w:pStyle w:val="ListParagraph"/>
        <w:numPr>
          <w:ilvl w:val="0"/>
          <w:numId w:val="39"/>
        </w:numPr>
        <w:spacing w:after="120" w:line="240" w:lineRule="auto"/>
        <w:contextualSpacing w:val="0"/>
        <w:jc w:val="both"/>
        <w:rPr>
          <w:szCs w:val="20"/>
        </w:rPr>
        <w:pPrChange w:id="64" w:author="KPMG" w:date="2025-05-12T10:44:00Z" w16du:dateUtc="2025-05-12T09:44:00Z">
          <w:pPr>
            <w:pStyle w:val="ListParagraph"/>
            <w:numPr>
              <w:numId w:val="31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r w:rsidRPr="00976E45">
        <w:rPr>
          <w:szCs w:val="20"/>
        </w:rPr>
        <w:t xml:space="preserve">Experiência </w:t>
      </w:r>
      <w:ins w:id="65" w:author="KPMG" w:date="2025-05-12T10:45:00Z" w16du:dateUtc="2025-05-12T09:45:00Z">
        <w:r w:rsidR="003A5120">
          <w:rPr>
            <w:szCs w:val="20"/>
          </w:rPr>
          <w:t>d</w:t>
        </w:r>
      </w:ins>
      <w:del w:id="66" w:author="KPMG" w:date="2025-05-12T10:45:00Z" w16du:dateUtc="2025-05-12T09:45:00Z">
        <w:r w:rsidRPr="00976E45" w:rsidDel="003A5120">
          <w:rPr>
            <w:szCs w:val="20"/>
          </w:rPr>
          <w:delText>D</w:delText>
        </w:r>
      </w:del>
      <w:r w:rsidRPr="00976E45">
        <w:rPr>
          <w:szCs w:val="20"/>
        </w:rPr>
        <w:t xml:space="preserve">igital </w:t>
      </w:r>
      <w:ins w:id="67" w:author="KPMG" w:date="2025-05-12T10:45:00Z" w16du:dateUtc="2025-05-12T09:45:00Z">
        <w:r w:rsidR="003A5120">
          <w:rPr>
            <w:szCs w:val="20"/>
          </w:rPr>
          <w:t>m</w:t>
        </w:r>
      </w:ins>
      <w:del w:id="68" w:author="KPMG" w:date="2025-05-12T10:45:00Z" w16du:dateUtc="2025-05-12T09:45:00Z">
        <w:r w:rsidRPr="00976E45" w:rsidDel="003A5120">
          <w:rPr>
            <w:szCs w:val="20"/>
          </w:rPr>
          <w:delText>M</w:delText>
        </w:r>
      </w:del>
      <w:r w:rsidRPr="00976E45">
        <w:rPr>
          <w:szCs w:val="20"/>
        </w:rPr>
        <w:t xml:space="preserve">elhorada: </w:t>
      </w:r>
      <w:ins w:id="69" w:author="KPMG" w:date="2025-05-12T10:44:00Z" w16du:dateUtc="2025-05-12T09:44:00Z">
        <w:r w:rsidR="003A5120">
          <w:rPr>
            <w:szCs w:val="20"/>
          </w:rPr>
          <w:t>r</w:t>
        </w:r>
      </w:ins>
      <w:del w:id="70" w:author="KPMG" w:date="2025-05-12T10:44:00Z" w16du:dateUtc="2025-05-12T09:44:00Z">
        <w:r w:rsidRPr="00976E45" w:rsidDel="003A5120">
          <w:rPr>
            <w:szCs w:val="20"/>
          </w:rPr>
          <w:delText>R</w:delText>
        </w:r>
      </w:del>
      <w:r w:rsidRPr="00976E45">
        <w:rPr>
          <w:szCs w:val="20"/>
        </w:rPr>
        <w:t>esponde ao objetivo de criar experiências digitais mais orgânicas e inclusivas para os utilizadores dos transportes públicos, melhorando a fiabilidade e previsibilidade do serviço através de tecnologias inteligentes.</w:t>
      </w:r>
    </w:p>
    <w:p w14:paraId="0BE7F3E3" w14:textId="4D68E6BD" w:rsidR="0057319B" w:rsidRPr="00976E45" w:rsidRDefault="0057319B">
      <w:pPr>
        <w:pStyle w:val="ListParagraph"/>
        <w:numPr>
          <w:ilvl w:val="0"/>
          <w:numId w:val="39"/>
        </w:numPr>
        <w:spacing w:after="120" w:line="240" w:lineRule="auto"/>
        <w:contextualSpacing w:val="0"/>
        <w:jc w:val="both"/>
        <w:rPr>
          <w:szCs w:val="20"/>
        </w:rPr>
        <w:pPrChange w:id="71" w:author="KPMG" w:date="2025-05-12T10:44:00Z" w16du:dateUtc="2025-05-12T09:44:00Z">
          <w:pPr>
            <w:pStyle w:val="ListParagraph"/>
            <w:numPr>
              <w:numId w:val="31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r w:rsidRPr="00976E45">
        <w:rPr>
          <w:szCs w:val="20"/>
        </w:rPr>
        <w:t xml:space="preserve">Demonstração </w:t>
      </w:r>
      <w:ins w:id="72" w:author="KPMG" w:date="2025-05-12T10:45:00Z" w16du:dateUtc="2025-05-12T09:45:00Z">
        <w:r w:rsidR="003A5120">
          <w:rPr>
            <w:szCs w:val="20"/>
          </w:rPr>
          <w:t>r</w:t>
        </w:r>
      </w:ins>
      <w:del w:id="73" w:author="KPMG" w:date="2025-05-12T10:45:00Z" w16du:dateUtc="2025-05-12T09:45:00Z">
        <w:r w:rsidRPr="00976E45" w:rsidDel="003A5120">
          <w:rPr>
            <w:szCs w:val="20"/>
          </w:rPr>
          <w:delText>R</w:delText>
        </w:r>
      </w:del>
      <w:r w:rsidRPr="00976E45">
        <w:rPr>
          <w:szCs w:val="20"/>
        </w:rPr>
        <w:t xml:space="preserve">eal de </w:t>
      </w:r>
      <w:ins w:id="74" w:author="KPMG" w:date="2025-05-12T10:45:00Z" w16du:dateUtc="2025-05-12T09:45:00Z">
        <w:r w:rsidR="003A5120">
          <w:rPr>
            <w:szCs w:val="20"/>
          </w:rPr>
          <w:t>t</w:t>
        </w:r>
      </w:ins>
      <w:del w:id="75" w:author="KPMG" w:date="2025-05-12T10:45:00Z" w16du:dateUtc="2025-05-12T09:45:00Z">
        <w:r w:rsidRPr="00976E45" w:rsidDel="003A5120">
          <w:rPr>
            <w:szCs w:val="20"/>
          </w:rPr>
          <w:delText>T</w:delText>
        </w:r>
      </w:del>
      <w:r w:rsidRPr="00976E45">
        <w:rPr>
          <w:szCs w:val="20"/>
        </w:rPr>
        <w:t xml:space="preserve">ecnologias </w:t>
      </w:r>
      <w:ins w:id="76" w:author="KPMG" w:date="2025-05-12T10:45:00Z" w16du:dateUtc="2025-05-12T09:45:00Z">
        <w:r w:rsidR="003A5120">
          <w:rPr>
            <w:szCs w:val="20"/>
          </w:rPr>
          <w:t>i</w:t>
        </w:r>
      </w:ins>
      <w:del w:id="77" w:author="KPMG" w:date="2025-05-12T10:45:00Z" w16du:dateUtc="2025-05-12T09:45:00Z">
        <w:r w:rsidRPr="00976E45" w:rsidDel="003A5120">
          <w:rPr>
            <w:szCs w:val="20"/>
          </w:rPr>
          <w:delText>I</w:delText>
        </w:r>
      </w:del>
      <w:r w:rsidRPr="00976E45">
        <w:rPr>
          <w:szCs w:val="20"/>
        </w:rPr>
        <w:t xml:space="preserve">novadoras: </w:t>
      </w:r>
      <w:ins w:id="78" w:author="KPMG" w:date="2025-05-12T10:44:00Z" w16du:dateUtc="2025-05-12T09:44:00Z">
        <w:r w:rsidR="003A5120">
          <w:rPr>
            <w:szCs w:val="20"/>
          </w:rPr>
          <w:t>a</w:t>
        </w:r>
      </w:ins>
      <w:del w:id="79" w:author="KPMG" w:date="2025-05-12T10:44:00Z" w16du:dateUtc="2025-05-12T09:44:00Z">
        <w:r w:rsidRPr="00976E45" w:rsidDel="003A5120">
          <w:rPr>
            <w:szCs w:val="20"/>
          </w:rPr>
          <w:delText>A</w:delText>
        </w:r>
      </w:del>
      <w:r w:rsidRPr="00976E45">
        <w:rPr>
          <w:szCs w:val="20"/>
        </w:rPr>
        <w:t>linha-se com o compromisso da Route25 de implementar demonstradores de larga escala em ambientes reais, validando as tecnologias desenvolvidas e acelerando a sua introdução no mercado.</w:t>
      </w:r>
    </w:p>
    <w:p w14:paraId="6F5C7C21" w14:textId="77777777" w:rsidR="0057319B" w:rsidRPr="00976E45" w:rsidRDefault="0057319B" w:rsidP="006C7670">
      <w:pPr>
        <w:autoSpaceDN/>
        <w:spacing w:after="120" w:line="240" w:lineRule="auto"/>
        <w:ind w:left="357"/>
        <w:jc w:val="both"/>
        <w:rPr>
          <w:szCs w:val="20"/>
          <w:u w:val="single"/>
        </w:rPr>
      </w:pPr>
    </w:p>
    <w:bookmarkEnd w:id="36"/>
    <w:p w14:paraId="0AD4D031" w14:textId="77777777" w:rsidR="0057319B" w:rsidRPr="00976E45" w:rsidRDefault="0057319B" w:rsidP="006C7670">
      <w:pPr>
        <w:pStyle w:val="ListParagraph"/>
        <w:numPr>
          <w:ilvl w:val="0"/>
          <w:numId w:val="36"/>
        </w:numPr>
        <w:autoSpaceDN/>
        <w:spacing w:after="120" w:line="240" w:lineRule="auto"/>
        <w:jc w:val="both"/>
        <w:rPr>
          <w:szCs w:val="20"/>
          <w:u w:val="single"/>
        </w:rPr>
      </w:pPr>
      <w:r w:rsidRPr="00976E45">
        <w:rPr>
          <w:szCs w:val="20"/>
          <w:u w:val="single"/>
        </w:rPr>
        <w:t>Valor acrescentado à Agenda e aos resultados existentes</w:t>
      </w:r>
    </w:p>
    <w:p w14:paraId="0C05E3E3" w14:textId="074BE00B" w:rsidR="003A5120" w:rsidRPr="003A5120" w:rsidRDefault="003A5120">
      <w:pPr>
        <w:spacing w:after="120" w:line="240" w:lineRule="auto"/>
        <w:ind w:left="357"/>
        <w:jc w:val="both"/>
        <w:rPr>
          <w:ins w:id="80" w:author="KPMG" w:date="2025-05-12T10:46:00Z" w16du:dateUtc="2025-05-12T09:46:00Z"/>
          <w:szCs w:val="20"/>
        </w:rPr>
        <w:pPrChange w:id="81" w:author="KPMG" w:date="2025-05-12T10:47:00Z" w16du:dateUtc="2025-05-12T09:47:00Z">
          <w:pPr>
            <w:pStyle w:val="ListParagraph"/>
            <w:numPr>
              <w:numId w:val="40"/>
            </w:numPr>
            <w:spacing w:after="120" w:line="240" w:lineRule="auto"/>
            <w:ind w:left="1077" w:hanging="360"/>
            <w:contextualSpacing w:val="0"/>
            <w:jc w:val="both"/>
          </w:pPr>
        </w:pPrChange>
      </w:pPr>
      <w:ins w:id="82" w:author="KPMG" w:date="2025-05-12T10:46:00Z" w16du:dateUtc="2025-05-12T09:46:00Z">
        <w:r>
          <w:rPr>
            <w:szCs w:val="20"/>
          </w:rPr>
          <w:t>No que diz respeito ao valor que o PPS 57 acrescenta à Agenda Route25</w:t>
        </w:r>
      </w:ins>
      <w:ins w:id="83" w:author="KPMG" w:date="2025-05-12T10:47:00Z" w16du:dateUtc="2025-05-12T09:47:00Z">
        <w:r>
          <w:rPr>
            <w:szCs w:val="20"/>
          </w:rPr>
          <w:t>, espera-se que seja materializado com:</w:t>
        </w:r>
      </w:ins>
    </w:p>
    <w:p w14:paraId="4E20B6FB" w14:textId="0889E19D" w:rsidR="0057319B" w:rsidRPr="00976E45" w:rsidRDefault="003A5120">
      <w:pPr>
        <w:pStyle w:val="ListParagraph"/>
        <w:numPr>
          <w:ilvl w:val="0"/>
          <w:numId w:val="40"/>
        </w:numPr>
        <w:spacing w:after="120" w:line="240" w:lineRule="auto"/>
        <w:contextualSpacing w:val="0"/>
        <w:jc w:val="both"/>
        <w:rPr>
          <w:szCs w:val="20"/>
        </w:rPr>
        <w:pPrChange w:id="84" w:author="KPMG" w:date="2025-05-12T10:46:00Z" w16du:dateUtc="2025-05-12T09:46:00Z">
          <w:pPr>
            <w:pStyle w:val="ListParagraph"/>
            <w:numPr>
              <w:numId w:val="32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ins w:id="85" w:author="KPMG" w:date="2025-05-12T10:47:00Z" w16du:dateUtc="2025-05-12T09:47:00Z">
        <w:r>
          <w:rPr>
            <w:szCs w:val="20"/>
          </w:rPr>
          <w:t xml:space="preserve">A </w:t>
        </w:r>
      </w:ins>
      <w:del w:id="86" w:author="KPMG" w:date="2025-05-12T10:47:00Z" w16du:dateUtc="2025-05-12T09:47:00Z">
        <w:r w:rsidR="0057319B" w:rsidRPr="00976E45" w:rsidDel="003A5120">
          <w:rPr>
            <w:szCs w:val="20"/>
          </w:rPr>
          <w:delText>I</w:delText>
        </w:r>
      </w:del>
      <w:ins w:id="87" w:author="KPMG" w:date="2025-05-12T10:47:00Z" w16du:dateUtc="2025-05-12T09:47:00Z">
        <w:r>
          <w:rPr>
            <w:szCs w:val="20"/>
          </w:rPr>
          <w:t>i</w:t>
        </w:r>
      </w:ins>
      <w:r w:rsidR="0057319B" w:rsidRPr="00976E45">
        <w:rPr>
          <w:szCs w:val="20"/>
        </w:rPr>
        <w:t>ntegração de priorização semafórica V2X num sistema de controlo urbano coordenado, evitando soluções isoladas e garantindo consistência e interoperabilidade à escala da cidade.</w:t>
      </w:r>
    </w:p>
    <w:p w14:paraId="5818AB46" w14:textId="4167971C" w:rsidR="0057319B" w:rsidRPr="00976E45" w:rsidRDefault="003A5120">
      <w:pPr>
        <w:pStyle w:val="ListParagraph"/>
        <w:numPr>
          <w:ilvl w:val="0"/>
          <w:numId w:val="40"/>
        </w:numPr>
        <w:spacing w:after="120" w:line="240" w:lineRule="auto"/>
        <w:contextualSpacing w:val="0"/>
        <w:jc w:val="both"/>
        <w:rPr>
          <w:szCs w:val="20"/>
        </w:rPr>
        <w:pPrChange w:id="88" w:author="KPMG" w:date="2025-05-12T10:46:00Z" w16du:dateUtc="2025-05-12T09:46:00Z">
          <w:pPr>
            <w:pStyle w:val="ListParagraph"/>
            <w:numPr>
              <w:numId w:val="32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ins w:id="89" w:author="KPMG" w:date="2025-05-12T10:47:00Z" w16du:dateUtc="2025-05-12T09:47:00Z">
        <w:r>
          <w:rPr>
            <w:szCs w:val="20"/>
          </w:rPr>
          <w:t xml:space="preserve">O </w:t>
        </w:r>
      </w:ins>
      <w:del w:id="90" w:author="KPMG" w:date="2025-05-12T10:47:00Z" w16du:dateUtc="2025-05-12T09:47:00Z">
        <w:r w:rsidR="0057319B" w:rsidRPr="00976E45" w:rsidDel="003A5120">
          <w:rPr>
            <w:szCs w:val="20"/>
          </w:rPr>
          <w:delText>D</w:delText>
        </w:r>
      </w:del>
      <w:ins w:id="91" w:author="KPMG" w:date="2025-05-12T10:47:00Z" w16du:dateUtc="2025-05-12T09:47:00Z">
        <w:r>
          <w:rPr>
            <w:szCs w:val="20"/>
          </w:rPr>
          <w:t>d</w:t>
        </w:r>
      </w:ins>
      <w:r w:rsidR="0057319B" w:rsidRPr="00976E45">
        <w:rPr>
          <w:szCs w:val="20"/>
        </w:rPr>
        <w:t>esenvolvimento e extensão de serviços C-ITS normalizados (MAP, SPAT, SSEM), promovendo a adoção de padrões europeus e facilitando futuras integrações com veículos autónomos e outros modos de transporte inteligente.</w:t>
      </w:r>
    </w:p>
    <w:p w14:paraId="456F9271" w14:textId="4745F6F9" w:rsidR="0057319B" w:rsidRDefault="003A5120">
      <w:pPr>
        <w:pStyle w:val="ListParagraph"/>
        <w:numPr>
          <w:ilvl w:val="0"/>
          <w:numId w:val="40"/>
        </w:numPr>
        <w:spacing w:after="120" w:line="240" w:lineRule="auto"/>
        <w:contextualSpacing w:val="0"/>
        <w:jc w:val="both"/>
        <w:rPr>
          <w:ins w:id="92" w:author="Araújo, Marco" w:date="2025-05-13T16:04:00Z" w16du:dateUtc="2025-05-13T15:04:00Z"/>
          <w:szCs w:val="20"/>
        </w:rPr>
      </w:pPr>
      <w:ins w:id="93" w:author="KPMG" w:date="2025-05-12T10:47:00Z" w16du:dateUtc="2025-05-12T09:47:00Z">
        <w:r>
          <w:rPr>
            <w:szCs w:val="20"/>
          </w:rPr>
          <w:t xml:space="preserve">Os </w:t>
        </w:r>
      </w:ins>
      <w:del w:id="94" w:author="KPMG" w:date="2025-05-12T10:47:00Z" w16du:dateUtc="2025-05-12T09:47:00Z">
        <w:r w:rsidR="0057319B" w:rsidRPr="00976E45" w:rsidDel="003A5120">
          <w:rPr>
            <w:szCs w:val="20"/>
          </w:rPr>
          <w:delText>M</w:delText>
        </w:r>
      </w:del>
      <w:ins w:id="95" w:author="KPMG" w:date="2025-05-12T10:47:00Z" w16du:dateUtc="2025-05-12T09:47:00Z">
        <w:r>
          <w:rPr>
            <w:szCs w:val="20"/>
          </w:rPr>
          <w:t>m</w:t>
        </w:r>
      </w:ins>
      <w:r w:rsidR="0057319B" w:rsidRPr="00976E45">
        <w:rPr>
          <w:szCs w:val="20"/>
        </w:rPr>
        <w:t>ecanismos de priorização inteligentes com avaliação multicritério (atraso, congestionamento, prioridades concorrentes, segurança pedonal), garantindo decisões equilibradas e transparentes.</w:t>
      </w:r>
    </w:p>
    <w:p w14:paraId="1E01C803" w14:textId="1C94D037" w:rsidR="0006604F" w:rsidRPr="00976E45" w:rsidRDefault="0006604F">
      <w:pPr>
        <w:pStyle w:val="ListParagraph"/>
        <w:numPr>
          <w:ilvl w:val="0"/>
          <w:numId w:val="40"/>
        </w:numPr>
        <w:spacing w:after="120" w:line="240" w:lineRule="auto"/>
        <w:contextualSpacing w:val="0"/>
        <w:jc w:val="both"/>
        <w:rPr>
          <w:szCs w:val="20"/>
        </w:rPr>
        <w:pPrChange w:id="96" w:author="KPMG" w:date="2025-05-12T10:46:00Z" w16du:dateUtc="2025-05-12T09:46:00Z">
          <w:pPr>
            <w:pStyle w:val="ListParagraph"/>
            <w:numPr>
              <w:numId w:val="32"/>
            </w:numPr>
            <w:spacing w:after="120" w:line="240" w:lineRule="auto"/>
            <w:ind w:left="357" w:hanging="360"/>
            <w:contextualSpacing w:val="0"/>
            <w:jc w:val="both"/>
          </w:pPr>
        </w:pPrChange>
      </w:pPr>
      <w:ins w:id="97" w:author="Araújo, Marco" w:date="2025-05-13T16:04:00Z" w16du:dateUtc="2025-05-13T15:04:00Z">
        <w:r>
          <w:rPr>
            <w:szCs w:val="20"/>
          </w:rPr>
          <w:t>Impacto cientifico com a procura de novos modelos, inovadores, para maximização de fluidez do trânsito</w:t>
        </w:r>
      </w:ins>
      <w:ins w:id="98" w:author="Araújo, Marco" w:date="2025-05-13T16:05:00Z" w16du:dateUtc="2025-05-13T15:05:00Z">
        <w:r>
          <w:rPr>
            <w:szCs w:val="20"/>
          </w:rPr>
          <w:t xml:space="preserve"> rodoviário e considerando veículos com prioridade.</w:t>
        </w:r>
      </w:ins>
      <w:ins w:id="99" w:author="Araújo, Marco" w:date="2025-05-13T16:04:00Z" w16du:dateUtc="2025-05-13T15:04:00Z">
        <w:r>
          <w:rPr>
            <w:szCs w:val="20"/>
          </w:rPr>
          <w:t xml:space="preserve"> </w:t>
        </w:r>
      </w:ins>
    </w:p>
    <w:p w14:paraId="3F780235" w14:textId="77777777" w:rsidR="00120413" w:rsidRPr="00976E45" w:rsidRDefault="00120413" w:rsidP="006C7670">
      <w:pPr>
        <w:spacing w:after="120" w:line="240" w:lineRule="auto"/>
        <w:ind w:left="357"/>
        <w:jc w:val="both"/>
        <w:rPr>
          <w:b/>
          <w:bCs/>
          <w:sz w:val="22"/>
        </w:rPr>
      </w:pPr>
    </w:p>
    <w:p w14:paraId="32207314" w14:textId="40731CE2" w:rsidR="002E08E1" w:rsidRPr="00976E45" w:rsidRDefault="002E08E1" w:rsidP="006C7670">
      <w:pPr>
        <w:pStyle w:val="ListParagraph"/>
        <w:spacing w:after="120" w:line="240" w:lineRule="auto"/>
        <w:ind w:left="357"/>
        <w:contextualSpacing w:val="0"/>
        <w:rPr>
          <w:i/>
          <w:iCs/>
          <w:sz w:val="18"/>
          <w:szCs w:val="18"/>
        </w:rPr>
      </w:pPr>
    </w:p>
    <w:sectPr w:rsidR="002E08E1" w:rsidRPr="00976E45">
      <w:headerReference w:type="default" r:id="rId16"/>
      <w:footerReference w:type="default" r:id="rId17"/>
      <w:pgSz w:w="11906" w:h="16838"/>
      <w:pgMar w:top="1417" w:right="1701" w:bottom="1417" w:left="1701" w:header="680" w:footer="68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KPMG" w:date="2025-05-12T10:15:00Z" w:initials="KPMG">
    <w:p w14:paraId="5417F837" w14:textId="77777777" w:rsidR="0057319B" w:rsidRDefault="0057319B" w:rsidP="0057319B">
      <w:pPr>
        <w:pStyle w:val="CommentText"/>
      </w:pPr>
      <w:r>
        <w:rPr>
          <w:rStyle w:val="CommentReference"/>
        </w:rPr>
        <w:annotationRef/>
      </w:r>
      <w:r>
        <w:t>Por favor, esclarecer qual o WP mais relevante para ser considerado?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17F8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21AFEC" w16cex:dateUtc="2025-05-12T09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17F837" w16cid:durableId="7721AFE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167BC" w14:textId="77777777" w:rsidR="004E4B48" w:rsidRDefault="004E4B48">
      <w:pPr>
        <w:spacing w:after="0" w:line="240" w:lineRule="auto"/>
      </w:pPr>
      <w:r>
        <w:separator/>
      </w:r>
    </w:p>
  </w:endnote>
  <w:endnote w:type="continuationSeparator" w:id="0">
    <w:p w14:paraId="30D0BD0E" w14:textId="77777777" w:rsidR="004E4B48" w:rsidRDefault="004E4B48">
      <w:pPr>
        <w:spacing w:after="0" w:line="240" w:lineRule="auto"/>
      </w:pPr>
      <w:r>
        <w:continuationSeparator/>
      </w:r>
    </w:p>
  </w:endnote>
  <w:endnote w:type="continuationNotice" w:id="1">
    <w:p w14:paraId="1ABB1BFA" w14:textId="77777777" w:rsidR="004E4B48" w:rsidRDefault="004E4B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2A20" w14:textId="77777777" w:rsidR="003D6E5E" w:rsidRDefault="003D6E5E" w:rsidP="61E22BC3">
    <w:pPr>
      <w:spacing w:after="120" w:line="240" w:lineRule="auto"/>
      <w:jc w:val="both"/>
    </w:pPr>
    <w:r>
      <w:rPr>
        <w:noProof/>
      </w:rPr>
      <w:drawing>
        <wp:inline distT="0" distB="0" distL="0" distR="0" wp14:anchorId="53622A16" wp14:editId="53622A17">
          <wp:extent cx="4154503" cy="600413"/>
          <wp:effectExtent l="0" t="0" r="0" b="0"/>
          <wp:docPr id="1398344344" name="Picture 1398344344" descr="A black background with grey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54503" cy="60041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600E3" w14:textId="77777777" w:rsidR="004E4B48" w:rsidRDefault="004E4B4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EF776CE" w14:textId="77777777" w:rsidR="004E4B48" w:rsidRDefault="004E4B48">
      <w:pPr>
        <w:spacing w:after="0" w:line="240" w:lineRule="auto"/>
      </w:pPr>
      <w:r>
        <w:continuationSeparator/>
      </w:r>
    </w:p>
  </w:footnote>
  <w:footnote w:type="continuationNotice" w:id="1">
    <w:p w14:paraId="67CD0E09" w14:textId="77777777" w:rsidR="004E4B48" w:rsidRDefault="004E4B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2A1E" w14:textId="04892A51" w:rsidR="003D6E5E" w:rsidRDefault="003D6E5E" w:rsidP="61E22BC3">
    <w:pPr>
      <w:pStyle w:val="Heading1"/>
      <w:spacing w:before="0" w:after="120" w:line="240" w:lineRule="auto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CAB"/>
    <w:multiLevelType w:val="hybridMultilevel"/>
    <w:tmpl w:val="B1E4F5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21D66"/>
    <w:multiLevelType w:val="hybridMultilevel"/>
    <w:tmpl w:val="0758F3B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0902E0"/>
    <w:multiLevelType w:val="hybridMultilevel"/>
    <w:tmpl w:val="EF9E0D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73AF"/>
    <w:multiLevelType w:val="hybridMultilevel"/>
    <w:tmpl w:val="9A321986"/>
    <w:lvl w:ilvl="0" w:tplc="6B16ADC6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926CA"/>
    <w:multiLevelType w:val="hybridMultilevel"/>
    <w:tmpl w:val="A30EF9FE"/>
    <w:lvl w:ilvl="0" w:tplc="0816001B">
      <w:start w:val="1"/>
      <w:numFmt w:val="lowerRoman"/>
      <w:lvlText w:val="%1."/>
      <w:lvlJc w:val="right"/>
      <w:pPr>
        <w:ind w:left="1077" w:hanging="360"/>
      </w:pPr>
    </w:lvl>
    <w:lvl w:ilvl="1" w:tplc="08160019" w:tentative="1">
      <w:start w:val="1"/>
      <w:numFmt w:val="lowerLetter"/>
      <w:lvlText w:val="%2."/>
      <w:lvlJc w:val="left"/>
      <w:pPr>
        <w:ind w:left="1797" w:hanging="360"/>
      </w:pPr>
    </w:lvl>
    <w:lvl w:ilvl="2" w:tplc="0816001B" w:tentative="1">
      <w:start w:val="1"/>
      <w:numFmt w:val="lowerRoman"/>
      <w:lvlText w:val="%3."/>
      <w:lvlJc w:val="right"/>
      <w:pPr>
        <w:ind w:left="2517" w:hanging="180"/>
      </w:pPr>
    </w:lvl>
    <w:lvl w:ilvl="3" w:tplc="0816000F" w:tentative="1">
      <w:start w:val="1"/>
      <w:numFmt w:val="decimal"/>
      <w:lvlText w:val="%4."/>
      <w:lvlJc w:val="left"/>
      <w:pPr>
        <w:ind w:left="3237" w:hanging="360"/>
      </w:pPr>
    </w:lvl>
    <w:lvl w:ilvl="4" w:tplc="08160019" w:tentative="1">
      <w:start w:val="1"/>
      <w:numFmt w:val="lowerLetter"/>
      <w:lvlText w:val="%5."/>
      <w:lvlJc w:val="left"/>
      <w:pPr>
        <w:ind w:left="3957" w:hanging="360"/>
      </w:pPr>
    </w:lvl>
    <w:lvl w:ilvl="5" w:tplc="0816001B" w:tentative="1">
      <w:start w:val="1"/>
      <w:numFmt w:val="lowerRoman"/>
      <w:lvlText w:val="%6."/>
      <w:lvlJc w:val="right"/>
      <w:pPr>
        <w:ind w:left="4677" w:hanging="180"/>
      </w:pPr>
    </w:lvl>
    <w:lvl w:ilvl="6" w:tplc="0816000F" w:tentative="1">
      <w:start w:val="1"/>
      <w:numFmt w:val="decimal"/>
      <w:lvlText w:val="%7."/>
      <w:lvlJc w:val="left"/>
      <w:pPr>
        <w:ind w:left="5397" w:hanging="360"/>
      </w:pPr>
    </w:lvl>
    <w:lvl w:ilvl="7" w:tplc="08160019" w:tentative="1">
      <w:start w:val="1"/>
      <w:numFmt w:val="lowerLetter"/>
      <w:lvlText w:val="%8."/>
      <w:lvlJc w:val="left"/>
      <w:pPr>
        <w:ind w:left="6117" w:hanging="360"/>
      </w:pPr>
    </w:lvl>
    <w:lvl w:ilvl="8" w:tplc="08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1C55930"/>
    <w:multiLevelType w:val="multilevel"/>
    <w:tmpl w:val="BA8AC4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3E36712"/>
    <w:multiLevelType w:val="multilevel"/>
    <w:tmpl w:val="CF9C30F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49A4F06"/>
    <w:multiLevelType w:val="hybridMultilevel"/>
    <w:tmpl w:val="D3A27408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561BB"/>
    <w:multiLevelType w:val="hybridMultilevel"/>
    <w:tmpl w:val="0824C446"/>
    <w:lvl w:ilvl="0" w:tplc="262CC9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22D67"/>
    <w:multiLevelType w:val="hybridMultilevel"/>
    <w:tmpl w:val="05BA051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195407"/>
    <w:multiLevelType w:val="multilevel"/>
    <w:tmpl w:val="D2521624"/>
    <w:lvl w:ilvl="0">
      <w:start w:val="1"/>
      <w:numFmt w:val="lowerRoman"/>
      <w:lvlText w:val="%1)"/>
      <w:lvlJc w:val="left"/>
      <w:pPr>
        <w:ind w:left="780" w:hanging="72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B145DE5"/>
    <w:multiLevelType w:val="hybridMultilevel"/>
    <w:tmpl w:val="A5AC4896"/>
    <w:lvl w:ilvl="0" w:tplc="CA4697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816FA"/>
    <w:multiLevelType w:val="hybridMultilevel"/>
    <w:tmpl w:val="9A32198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2264A"/>
    <w:multiLevelType w:val="hybridMultilevel"/>
    <w:tmpl w:val="337A4824"/>
    <w:lvl w:ilvl="0" w:tplc="CA4697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960A8"/>
    <w:multiLevelType w:val="hybridMultilevel"/>
    <w:tmpl w:val="A30A2A1C"/>
    <w:lvl w:ilvl="0" w:tplc="0816001B">
      <w:start w:val="1"/>
      <w:numFmt w:val="lowerRoman"/>
      <w:lvlText w:val="%1."/>
      <w:lvlJc w:val="righ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777DEC"/>
    <w:multiLevelType w:val="hybridMultilevel"/>
    <w:tmpl w:val="B1E67514"/>
    <w:lvl w:ilvl="0" w:tplc="B04CF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E4494E"/>
    <w:multiLevelType w:val="hybridMultilevel"/>
    <w:tmpl w:val="A2B2FF00"/>
    <w:lvl w:ilvl="0" w:tplc="63566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30F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A2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0A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A8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61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6B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00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01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E61EF2"/>
    <w:multiLevelType w:val="multilevel"/>
    <w:tmpl w:val="BF5A98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18E2456"/>
    <w:multiLevelType w:val="hybridMultilevel"/>
    <w:tmpl w:val="53703F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E6B41"/>
    <w:multiLevelType w:val="hybridMultilevel"/>
    <w:tmpl w:val="712C423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8EC6E7D2">
      <w:numFmt w:val="bullet"/>
      <w:lvlText w:val="-"/>
      <w:lvlJc w:val="left"/>
      <w:pPr>
        <w:ind w:left="2148" w:hanging="360"/>
      </w:pPr>
      <w:rPr>
        <w:rFonts w:ascii="Arial" w:eastAsia="Calibri" w:hAnsi="Arial" w:cs="Arial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C4419B8"/>
    <w:multiLevelType w:val="hybridMultilevel"/>
    <w:tmpl w:val="D1400D86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273831"/>
    <w:multiLevelType w:val="hybridMultilevel"/>
    <w:tmpl w:val="BD340A06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505D3CC9"/>
    <w:multiLevelType w:val="hybridMultilevel"/>
    <w:tmpl w:val="7D0CBD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4F32F1"/>
    <w:multiLevelType w:val="hybridMultilevel"/>
    <w:tmpl w:val="0832C70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5196E42"/>
    <w:multiLevelType w:val="hybridMultilevel"/>
    <w:tmpl w:val="38F8E614"/>
    <w:lvl w:ilvl="0" w:tplc="0816001B">
      <w:start w:val="1"/>
      <w:numFmt w:val="lowerRoman"/>
      <w:lvlText w:val="%1."/>
      <w:lvlJc w:val="right"/>
      <w:pPr>
        <w:ind w:left="1077" w:hanging="360"/>
      </w:pPr>
    </w:lvl>
    <w:lvl w:ilvl="1" w:tplc="08160019" w:tentative="1">
      <w:start w:val="1"/>
      <w:numFmt w:val="lowerLetter"/>
      <w:lvlText w:val="%2."/>
      <w:lvlJc w:val="left"/>
      <w:pPr>
        <w:ind w:left="1797" w:hanging="360"/>
      </w:pPr>
    </w:lvl>
    <w:lvl w:ilvl="2" w:tplc="0816001B" w:tentative="1">
      <w:start w:val="1"/>
      <w:numFmt w:val="lowerRoman"/>
      <w:lvlText w:val="%3."/>
      <w:lvlJc w:val="right"/>
      <w:pPr>
        <w:ind w:left="2517" w:hanging="180"/>
      </w:pPr>
    </w:lvl>
    <w:lvl w:ilvl="3" w:tplc="0816000F" w:tentative="1">
      <w:start w:val="1"/>
      <w:numFmt w:val="decimal"/>
      <w:lvlText w:val="%4."/>
      <w:lvlJc w:val="left"/>
      <w:pPr>
        <w:ind w:left="3237" w:hanging="360"/>
      </w:pPr>
    </w:lvl>
    <w:lvl w:ilvl="4" w:tplc="08160019" w:tentative="1">
      <w:start w:val="1"/>
      <w:numFmt w:val="lowerLetter"/>
      <w:lvlText w:val="%5."/>
      <w:lvlJc w:val="left"/>
      <w:pPr>
        <w:ind w:left="3957" w:hanging="360"/>
      </w:pPr>
    </w:lvl>
    <w:lvl w:ilvl="5" w:tplc="0816001B" w:tentative="1">
      <w:start w:val="1"/>
      <w:numFmt w:val="lowerRoman"/>
      <w:lvlText w:val="%6."/>
      <w:lvlJc w:val="right"/>
      <w:pPr>
        <w:ind w:left="4677" w:hanging="180"/>
      </w:pPr>
    </w:lvl>
    <w:lvl w:ilvl="6" w:tplc="0816000F" w:tentative="1">
      <w:start w:val="1"/>
      <w:numFmt w:val="decimal"/>
      <w:lvlText w:val="%7."/>
      <w:lvlJc w:val="left"/>
      <w:pPr>
        <w:ind w:left="5397" w:hanging="360"/>
      </w:pPr>
    </w:lvl>
    <w:lvl w:ilvl="7" w:tplc="08160019" w:tentative="1">
      <w:start w:val="1"/>
      <w:numFmt w:val="lowerLetter"/>
      <w:lvlText w:val="%8."/>
      <w:lvlJc w:val="left"/>
      <w:pPr>
        <w:ind w:left="6117" w:hanging="360"/>
      </w:pPr>
    </w:lvl>
    <w:lvl w:ilvl="8" w:tplc="08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56EC654F"/>
    <w:multiLevelType w:val="hybridMultilevel"/>
    <w:tmpl w:val="AB5EC89C"/>
    <w:lvl w:ilvl="0" w:tplc="CA4697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49524B"/>
    <w:multiLevelType w:val="hybridMultilevel"/>
    <w:tmpl w:val="0E10E65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sz w:val="22"/>
        <w:szCs w:val="22"/>
      </w:rPr>
    </w:lvl>
    <w:lvl w:ilvl="1" w:tplc="0816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DF5B78"/>
    <w:multiLevelType w:val="hybridMultilevel"/>
    <w:tmpl w:val="99E8D996"/>
    <w:lvl w:ilvl="0" w:tplc="CC042B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B14942"/>
    <w:multiLevelType w:val="hybridMultilevel"/>
    <w:tmpl w:val="712AC898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B4E73"/>
    <w:multiLevelType w:val="hybridMultilevel"/>
    <w:tmpl w:val="EBDC0586"/>
    <w:lvl w:ilvl="0" w:tplc="F41EAF0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sz w:val="20"/>
        <w:szCs w:val="20"/>
      </w:rPr>
    </w:lvl>
    <w:lvl w:ilvl="1" w:tplc="3DC6494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DB0EFE"/>
    <w:multiLevelType w:val="hybridMultilevel"/>
    <w:tmpl w:val="9604C1D0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486E3D"/>
    <w:multiLevelType w:val="hybridMultilevel"/>
    <w:tmpl w:val="D9C26964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68DD2765"/>
    <w:multiLevelType w:val="hybridMultilevel"/>
    <w:tmpl w:val="F9A288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512590"/>
    <w:multiLevelType w:val="hybridMultilevel"/>
    <w:tmpl w:val="87089E72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561D0"/>
    <w:multiLevelType w:val="multilevel"/>
    <w:tmpl w:val="4EE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F3AEB5"/>
    <w:multiLevelType w:val="hybridMultilevel"/>
    <w:tmpl w:val="4E822254"/>
    <w:lvl w:ilvl="0" w:tplc="5D726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0E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E8F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A48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88F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127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988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5A9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0A9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600953"/>
    <w:multiLevelType w:val="hybridMultilevel"/>
    <w:tmpl w:val="E08CF040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7" w15:restartNumberingAfterBreak="0">
    <w:nsid w:val="74DF7038"/>
    <w:multiLevelType w:val="multilevel"/>
    <w:tmpl w:val="AA7279AE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98F45AD"/>
    <w:multiLevelType w:val="multilevel"/>
    <w:tmpl w:val="6742C80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9" w15:restartNumberingAfterBreak="0">
    <w:nsid w:val="7FE36D59"/>
    <w:multiLevelType w:val="hybridMultilevel"/>
    <w:tmpl w:val="7D56D67A"/>
    <w:lvl w:ilvl="0" w:tplc="CA4697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9008">
    <w:abstractNumId w:val="16"/>
  </w:num>
  <w:num w:numId="2" w16cid:durableId="973363376">
    <w:abstractNumId w:val="35"/>
  </w:num>
  <w:num w:numId="3" w16cid:durableId="598149245">
    <w:abstractNumId w:val="38"/>
  </w:num>
  <w:num w:numId="4" w16cid:durableId="1677728016">
    <w:abstractNumId w:val="10"/>
  </w:num>
  <w:num w:numId="5" w16cid:durableId="178587353">
    <w:abstractNumId w:val="5"/>
  </w:num>
  <w:num w:numId="6" w16cid:durableId="1819833997">
    <w:abstractNumId w:val="17"/>
  </w:num>
  <w:num w:numId="7" w16cid:durableId="1488324885">
    <w:abstractNumId w:val="6"/>
  </w:num>
  <w:num w:numId="8" w16cid:durableId="2114012035">
    <w:abstractNumId w:val="19"/>
  </w:num>
  <w:num w:numId="9" w16cid:durableId="72241902">
    <w:abstractNumId w:val="18"/>
  </w:num>
  <w:num w:numId="10" w16cid:durableId="1257133825">
    <w:abstractNumId w:val="37"/>
  </w:num>
  <w:num w:numId="11" w16cid:durableId="241916040">
    <w:abstractNumId w:val="34"/>
  </w:num>
  <w:num w:numId="12" w16cid:durableId="972754785">
    <w:abstractNumId w:val="8"/>
  </w:num>
  <w:num w:numId="13" w16cid:durableId="1055396330">
    <w:abstractNumId w:val="32"/>
  </w:num>
  <w:num w:numId="14" w16cid:durableId="918366362">
    <w:abstractNumId w:val="22"/>
  </w:num>
  <w:num w:numId="15" w16cid:durableId="1101727333">
    <w:abstractNumId w:val="2"/>
  </w:num>
  <w:num w:numId="16" w16cid:durableId="1281230249">
    <w:abstractNumId w:val="23"/>
  </w:num>
  <w:num w:numId="17" w16cid:durableId="2117216826">
    <w:abstractNumId w:val="7"/>
  </w:num>
  <w:num w:numId="18" w16cid:durableId="1051032438">
    <w:abstractNumId w:val="15"/>
  </w:num>
  <w:num w:numId="19" w16cid:durableId="232206902">
    <w:abstractNumId w:val="0"/>
  </w:num>
  <w:num w:numId="20" w16cid:durableId="1002969592">
    <w:abstractNumId w:val="30"/>
  </w:num>
  <w:num w:numId="21" w16cid:durableId="1748258760">
    <w:abstractNumId w:val="33"/>
  </w:num>
  <w:num w:numId="22" w16cid:durableId="615795805">
    <w:abstractNumId w:val="28"/>
  </w:num>
  <w:num w:numId="23" w16cid:durableId="459998636">
    <w:abstractNumId w:val="20"/>
  </w:num>
  <w:num w:numId="24" w16cid:durableId="853303618">
    <w:abstractNumId w:val="27"/>
  </w:num>
  <w:num w:numId="25" w16cid:durableId="1103571363">
    <w:abstractNumId w:val="3"/>
  </w:num>
  <w:num w:numId="26" w16cid:durableId="1282499211">
    <w:abstractNumId w:val="9"/>
  </w:num>
  <w:num w:numId="27" w16cid:durableId="926382486">
    <w:abstractNumId w:val="12"/>
  </w:num>
  <w:num w:numId="28" w16cid:durableId="1666661451">
    <w:abstractNumId w:val="29"/>
  </w:num>
  <w:num w:numId="29" w16cid:durableId="996570809">
    <w:abstractNumId w:val="25"/>
  </w:num>
  <w:num w:numId="30" w16cid:durableId="1721053428">
    <w:abstractNumId w:val="11"/>
  </w:num>
  <w:num w:numId="31" w16cid:durableId="1613247420">
    <w:abstractNumId w:val="39"/>
  </w:num>
  <w:num w:numId="32" w16cid:durableId="809369967">
    <w:abstractNumId w:val="13"/>
  </w:num>
  <w:num w:numId="33" w16cid:durableId="1502962231">
    <w:abstractNumId w:val="14"/>
  </w:num>
  <w:num w:numId="34" w16cid:durableId="1407803171">
    <w:abstractNumId w:val="26"/>
  </w:num>
  <w:num w:numId="35" w16cid:durableId="882903767">
    <w:abstractNumId w:val="1"/>
  </w:num>
  <w:num w:numId="36" w16cid:durableId="819732617">
    <w:abstractNumId w:val="24"/>
  </w:num>
  <w:num w:numId="37" w16cid:durableId="993870201">
    <w:abstractNumId w:val="4"/>
  </w:num>
  <w:num w:numId="38" w16cid:durableId="1249584508">
    <w:abstractNumId w:val="21"/>
  </w:num>
  <w:num w:numId="39" w16cid:durableId="1549221891">
    <w:abstractNumId w:val="31"/>
  </w:num>
  <w:num w:numId="40" w16cid:durableId="1336305316">
    <w:abstractNumId w:val="3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aújo, Marco">
    <w15:presenceInfo w15:providerId="AD" w15:userId="S::marco.araujo@capgemini.com::52c80435-7a5d-4171-a708-6e173074280a"/>
  </w15:person>
  <w15:person w15:author="KPMG">
    <w15:presenceInfo w15:providerId="None" w15:userId="KPM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trackRevisions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650"/>
    <w:rsid w:val="00000A6B"/>
    <w:rsid w:val="0000282A"/>
    <w:rsid w:val="00007CAE"/>
    <w:rsid w:val="00010DCD"/>
    <w:rsid w:val="00017590"/>
    <w:rsid w:val="00017C1E"/>
    <w:rsid w:val="0002508A"/>
    <w:rsid w:val="00025180"/>
    <w:rsid w:val="00025D03"/>
    <w:rsid w:val="000261F2"/>
    <w:rsid w:val="00032769"/>
    <w:rsid w:val="000343E9"/>
    <w:rsid w:val="00037BCB"/>
    <w:rsid w:val="000413C4"/>
    <w:rsid w:val="00043132"/>
    <w:rsid w:val="00045C6C"/>
    <w:rsid w:val="0005145C"/>
    <w:rsid w:val="000531F0"/>
    <w:rsid w:val="00055552"/>
    <w:rsid w:val="00057133"/>
    <w:rsid w:val="000605DB"/>
    <w:rsid w:val="00061C2B"/>
    <w:rsid w:val="00064FF7"/>
    <w:rsid w:val="00065001"/>
    <w:rsid w:val="0006604F"/>
    <w:rsid w:val="00066320"/>
    <w:rsid w:val="00070F3B"/>
    <w:rsid w:val="000710EF"/>
    <w:rsid w:val="00075286"/>
    <w:rsid w:val="00080B93"/>
    <w:rsid w:val="00083848"/>
    <w:rsid w:val="00084407"/>
    <w:rsid w:val="00085516"/>
    <w:rsid w:val="0009035B"/>
    <w:rsid w:val="00093A61"/>
    <w:rsid w:val="00094AB8"/>
    <w:rsid w:val="000A2B01"/>
    <w:rsid w:val="000A6263"/>
    <w:rsid w:val="000A6452"/>
    <w:rsid w:val="000A747C"/>
    <w:rsid w:val="000B0FB9"/>
    <w:rsid w:val="000B1399"/>
    <w:rsid w:val="000B752D"/>
    <w:rsid w:val="000C1117"/>
    <w:rsid w:val="000C1582"/>
    <w:rsid w:val="000C1B5F"/>
    <w:rsid w:val="000D0261"/>
    <w:rsid w:val="000D11AB"/>
    <w:rsid w:val="000D1784"/>
    <w:rsid w:val="000D1A7A"/>
    <w:rsid w:val="000D3B63"/>
    <w:rsid w:val="000D3B83"/>
    <w:rsid w:val="000D4A6A"/>
    <w:rsid w:val="000E00D1"/>
    <w:rsid w:val="000F5219"/>
    <w:rsid w:val="000F67C6"/>
    <w:rsid w:val="0010102D"/>
    <w:rsid w:val="001024FA"/>
    <w:rsid w:val="00102B14"/>
    <w:rsid w:val="00103784"/>
    <w:rsid w:val="00103E1E"/>
    <w:rsid w:val="0010453F"/>
    <w:rsid w:val="00104D0B"/>
    <w:rsid w:val="00104F85"/>
    <w:rsid w:val="00105F52"/>
    <w:rsid w:val="00106AA1"/>
    <w:rsid w:val="00107048"/>
    <w:rsid w:val="00110655"/>
    <w:rsid w:val="001144F6"/>
    <w:rsid w:val="00114B03"/>
    <w:rsid w:val="00116327"/>
    <w:rsid w:val="00116F29"/>
    <w:rsid w:val="00120413"/>
    <w:rsid w:val="00121AD1"/>
    <w:rsid w:val="00124FE2"/>
    <w:rsid w:val="00125DA0"/>
    <w:rsid w:val="0013479F"/>
    <w:rsid w:val="001356DA"/>
    <w:rsid w:val="00137EB9"/>
    <w:rsid w:val="001413BD"/>
    <w:rsid w:val="00145C44"/>
    <w:rsid w:val="001463C0"/>
    <w:rsid w:val="0015005F"/>
    <w:rsid w:val="00154DD6"/>
    <w:rsid w:val="00163BE8"/>
    <w:rsid w:val="00163F77"/>
    <w:rsid w:val="0016551F"/>
    <w:rsid w:val="00165F07"/>
    <w:rsid w:val="00166750"/>
    <w:rsid w:val="00166A54"/>
    <w:rsid w:val="00167AFF"/>
    <w:rsid w:val="0017008E"/>
    <w:rsid w:val="00170D7E"/>
    <w:rsid w:val="00171688"/>
    <w:rsid w:val="001727D5"/>
    <w:rsid w:val="001749CF"/>
    <w:rsid w:val="00181DD4"/>
    <w:rsid w:val="00185FD8"/>
    <w:rsid w:val="00186FC4"/>
    <w:rsid w:val="001870CC"/>
    <w:rsid w:val="00190842"/>
    <w:rsid w:val="0019173E"/>
    <w:rsid w:val="001A1188"/>
    <w:rsid w:val="001A1861"/>
    <w:rsid w:val="001A333D"/>
    <w:rsid w:val="001A3401"/>
    <w:rsid w:val="001A3876"/>
    <w:rsid w:val="001B3E1B"/>
    <w:rsid w:val="001B432F"/>
    <w:rsid w:val="001B487A"/>
    <w:rsid w:val="001C2B12"/>
    <w:rsid w:val="001C3C1A"/>
    <w:rsid w:val="001C511B"/>
    <w:rsid w:val="001C5BCC"/>
    <w:rsid w:val="001C7312"/>
    <w:rsid w:val="001C74EA"/>
    <w:rsid w:val="001D0C42"/>
    <w:rsid w:val="001D537E"/>
    <w:rsid w:val="001D570B"/>
    <w:rsid w:val="001E1DEF"/>
    <w:rsid w:val="001E29EB"/>
    <w:rsid w:val="001E5724"/>
    <w:rsid w:val="001E5AA5"/>
    <w:rsid w:val="001E7126"/>
    <w:rsid w:val="001E783B"/>
    <w:rsid w:val="002018F6"/>
    <w:rsid w:val="00202EB2"/>
    <w:rsid w:val="00205AD5"/>
    <w:rsid w:val="00206D48"/>
    <w:rsid w:val="00212D86"/>
    <w:rsid w:val="002152FC"/>
    <w:rsid w:val="002165AD"/>
    <w:rsid w:val="00220F2B"/>
    <w:rsid w:val="002221E6"/>
    <w:rsid w:val="0022364E"/>
    <w:rsid w:val="00223B3C"/>
    <w:rsid w:val="00231220"/>
    <w:rsid w:val="00233C5B"/>
    <w:rsid w:val="0023447E"/>
    <w:rsid w:val="00235183"/>
    <w:rsid w:val="00235DBE"/>
    <w:rsid w:val="002413C2"/>
    <w:rsid w:val="00241A9B"/>
    <w:rsid w:val="002438F0"/>
    <w:rsid w:val="00243DE7"/>
    <w:rsid w:val="00246AFF"/>
    <w:rsid w:val="00246DCF"/>
    <w:rsid w:val="00247368"/>
    <w:rsid w:val="0025601E"/>
    <w:rsid w:val="002576BA"/>
    <w:rsid w:val="00260505"/>
    <w:rsid w:val="0026698D"/>
    <w:rsid w:val="00270188"/>
    <w:rsid w:val="00274508"/>
    <w:rsid w:val="002752DF"/>
    <w:rsid w:val="002775A0"/>
    <w:rsid w:val="00281456"/>
    <w:rsid w:val="0028209C"/>
    <w:rsid w:val="0028628A"/>
    <w:rsid w:val="002923B1"/>
    <w:rsid w:val="0029517E"/>
    <w:rsid w:val="00296934"/>
    <w:rsid w:val="002A4FF5"/>
    <w:rsid w:val="002B152D"/>
    <w:rsid w:val="002B2A1D"/>
    <w:rsid w:val="002C048E"/>
    <w:rsid w:val="002C0F8C"/>
    <w:rsid w:val="002C1296"/>
    <w:rsid w:val="002C6750"/>
    <w:rsid w:val="002C71F0"/>
    <w:rsid w:val="002C7BAF"/>
    <w:rsid w:val="002D19CF"/>
    <w:rsid w:val="002D2AD1"/>
    <w:rsid w:val="002D4CA3"/>
    <w:rsid w:val="002D604B"/>
    <w:rsid w:val="002E0009"/>
    <w:rsid w:val="002E08E1"/>
    <w:rsid w:val="002F190F"/>
    <w:rsid w:val="002F3A2A"/>
    <w:rsid w:val="002F4137"/>
    <w:rsid w:val="002F4475"/>
    <w:rsid w:val="002F4D1B"/>
    <w:rsid w:val="002F5929"/>
    <w:rsid w:val="00301061"/>
    <w:rsid w:val="003016E1"/>
    <w:rsid w:val="00303A97"/>
    <w:rsid w:val="00303C88"/>
    <w:rsid w:val="00304EB9"/>
    <w:rsid w:val="003067A6"/>
    <w:rsid w:val="00307B89"/>
    <w:rsid w:val="00311A16"/>
    <w:rsid w:val="0031201C"/>
    <w:rsid w:val="0032007C"/>
    <w:rsid w:val="00320AAA"/>
    <w:rsid w:val="003244AE"/>
    <w:rsid w:val="003267B6"/>
    <w:rsid w:val="003273AF"/>
    <w:rsid w:val="0032A192"/>
    <w:rsid w:val="0033109D"/>
    <w:rsid w:val="00336E53"/>
    <w:rsid w:val="003448CB"/>
    <w:rsid w:val="00350F16"/>
    <w:rsid w:val="003519B0"/>
    <w:rsid w:val="0035599B"/>
    <w:rsid w:val="003574F2"/>
    <w:rsid w:val="003600CC"/>
    <w:rsid w:val="0036133A"/>
    <w:rsid w:val="00361862"/>
    <w:rsid w:val="00365E37"/>
    <w:rsid w:val="0036636D"/>
    <w:rsid w:val="00366BEC"/>
    <w:rsid w:val="0036781E"/>
    <w:rsid w:val="003707F4"/>
    <w:rsid w:val="0037154C"/>
    <w:rsid w:val="00371AFF"/>
    <w:rsid w:val="00371FFA"/>
    <w:rsid w:val="00373D6B"/>
    <w:rsid w:val="00373DF2"/>
    <w:rsid w:val="00376E6B"/>
    <w:rsid w:val="00377CF0"/>
    <w:rsid w:val="00384A14"/>
    <w:rsid w:val="003855EC"/>
    <w:rsid w:val="00387A17"/>
    <w:rsid w:val="003922B2"/>
    <w:rsid w:val="00393133"/>
    <w:rsid w:val="0039518D"/>
    <w:rsid w:val="003966D5"/>
    <w:rsid w:val="003A0415"/>
    <w:rsid w:val="003A1124"/>
    <w:rsid w:val="003A5120"/>
    <w:rsid w:val="003A5B58"/>
    <w:rsid w:val="003B28FD"/>
    <w:rsid w:val="003B4C84"/>
    <w:rsid w:val="003B6676"/>
    <w:rsid w:val="003B6AED"/>
    <w:rsid w:val="003B730D"/>
    <w:rsid w:val="003C1D27"/>
    <w:rsid w:val="003C2158"/>
    <w:rsid w:val="003C2663"/>
    <w:rsid w:val="003C7C52"/>
    <w:rsid w:val="003D0E19"/>
    <w:rsid w:val="003D6E5E"/>
    <w:rsid w:val="003D7BCB"/>
    <w:rsid w:val="003E07AA"/>
    <w:rsid w:val="003E18CC"/>
    <w:rsid w:val="003E51FC"/>
    <w:rsid w:val="003E78DF"/>
    <w:rsid w:val="003F1573"/>
    <w:rsid w:val="003F19A9"/>
    <w:rsid w:val="003F3072"/>
    <w:rsid w:val="003F3955"/>
    <w:rsid w:val="003F3C83"/>
    <w:rsid w:val="003F59CF"/>
    <w:rsid w:val="003F5CDB"/>
    <w:rsid w:val="003F6F9B"/>
    <w:rsid w:val="003F7126"/>
    <w:rsid w:val="003F7E4D"/>
    <w:rsid w:val="00402257"/>
    <w:rsid w:val="00402CE2"/>
    <w:rsid w:val="00404BD4"/>
    <w:rsid w:val="00406FD6"/>
    <w:rsid w:val="00411C2B"/>
    <w:rsid w:val="00417163"/>
    <w:rsid w:val="00421C54"/>
    <w:rsid w:val="00421EA1"/>
    <w:rsid w:val="004240C8"/>
    <w:rsid w:val="00425EC7"/>
    <w:rsid w:val="00439FE6"/>
    <w:rsid w:val="00441151"/>
    <w:rsid w:val="00442350"/>
    <w:rsid w:val="004428E7"/>
    <w:rsid w:val="0044485C"/>
    <w:rsid w:val="00445C76"/>
    <w:rsid w:val="00452680"/>
    <w:rsid w:val="0045524E"/>
    <w:rsid w:val="004558E6"/>
    <w:rsid w:val="00455ED5"/>
    <w:rsid w:val="00457487"/>
    <w:rsid w:val="00462164"/>
    <w:rsid w:val="0046471C"/>
    <w:rsid w:val="004700A5"/>
    <w:rsid w:val="004707F6"/>
    <w:rsid w:val="0047491D"/>
    <w:rsid w:val="00475455"/>
    <w:rsid w:val="00475E6D"/>
    <w:rsid w:val="00480B9C"/>
    <w:rsid w:val="00482626"/>
    <w:rsid w:val="00482C13"/>
    <w:rsid w:val="0048322E"/>
    <w:rsid w:val="004842AC"/>
    <w:rsid w:val="00487591"/>
    <w:rsid w:val="004960CE"/>
    <w:rsid w:val="004A1379"/>
    <w:rsid w:val="004A155B"/>
    <w:rsid w:val="004A1B79"/>
    <w:rsid w:val="004A230D"/>
    <w:rsid w:val="004A2EDD"/>
    <w:rsid w:val="004A3D19"/>
    <w:rsid w:val="004A537A"/>
    <w:rsid w:val="004A67C7"/>
    <w:rsid w:val="004A7EBC"/>
    <w:rsid w:val="004B098A"/>
    <w:rsid w:val="004B2DA4"/>
    <w:rsid w:val="004B2DE3"/>
    <w:rsid w:val="004B50C4"/>
    <w:rsid w:val="004B52EF"/>
    <w:rsid w:val="004B5640"/>
    <w:rsid w:val="004C2744"/>
    <w:rsid w:val="004C2ECE"/>
    <w:rsid w:val="004C396E"/>
    <w:rsid w:val="004C5AA9"/>
    <w:rsid w:val="004C6521"/>
    <w:rsid w:val="004D0FA6"/>
    <w:rsid w:val="004D335A"/>
    <w:rsid w:val="004D5D52"/>
    <w:rsid w:val="004D6E09"/>
    <w:rsid w:val="004D75BC"/>
    <w:rsid w:val="004E0515"/>
    <w:rsid w:val="004E062B"/>
    <w:rsid w:val="004E1B8D"/>
    <w:rsid w:val="004E4469"/>
    <w:rsid w:val="004E4B48"/>
    <w:rsid w:val="004F0A48"/>
    <w:rsid w:val="004F0D14"/>
    <w:rsid w:val="004F5BF4"/>
    <w:rsid w:val="004F5FF9"/>
    <w:rsid w:val="004F7904"/>
    <w:rsid w:val="0050034B"/>
    <w:rsid w:val="00503CA6"/>
    <w:rsid w:val="00504663"/>
    <w:rsid w:val="00506453"/>
    <w:rsid w:val="005078EA"/>
    <w:rsid w:val="00516C4B"/>
    <w:rsid w:val="00516E6D"/>
    <w:rsid w:val="00517BAC"/>
    <w:rsid w:val="00520352"/>
    <w:rsid w:val="0052042E"/>
    <w:rsid w:val="0052507B"/>
    <w:rsid w:val="005277D4"/>
    <w:rsid w:val="00534CFA"/>
    <w:rsid w:val="005376B2"/>
    <w:rsid w:val="005416C4"/>
    <w:rsid w:val="0054669D"/>
    <w:rsid w:val="00547176"/>
    <w:rsid w:val="00552771"/>
    <w:rsid w:val="0055282B"/>
    <w:rsid w:val="00556906"/>
    <w:rsid w:val="00556A63"/>
    <w:rsid w:val="00560F07"/>
    <w:rsid w:val="00563A23"/>
    <w:rsid w:val="00563BDB"/>
    <w:rsid w:val="005650EB"/>
    <w:rsid w:val="00565BD2"/>
    <w:rsid w:val="00566EB0"/>
    <w:rsid w:val="005700DD"/>
    <w:rsid w:val="00570CD8"/>
    <w:rsid w:val="0057319B"/>
    <w:rsid w:val="00575329"/>
    <w:rsid w:val="00576145"/>
    <w:rsid w:val="0057740B"/>
    <w:rsid w:val="005778D7"/>
    <w:rsid w:val="00583CEA"/>
    <w:rsid w:val="005841C7"/>
    <w:rsid w:val="0058525A"/>
    <w:rsid w:val="0059044A"/>
    <w:rsid w:val="00591AB2"/>
    <w:rsid w:val="00592F72"/>
    <w:rsid w:val="005A00AB"/>
    <w:rsid w:val="005A20C7"/>
    <w:rsid w:val="005A3FF6"/>
    <w:rsid w:val="005A5DED"/>
    <w:rsid w:val="005A6C0E"/>
    <w:rsid w:val="005B2F43"/>
    <w:rsid w:val="005B4C10"/>
    <w:rsid w:val="005B524E"/>
    <w:rsid w:val="005B57D6"/>
    <w:rsid w:val="005C54BC"/>
    <w:rsid w:val="005C6BE5"/>
    <w:rsid w:val="005D10FC"/>
    <w:rsid w:val="005D44CB"/>
    <w:rsid w:val="005D58EF"/>
    <w:rsid w:val="005E5ECC"/>
    <w:rsid w:val="005F03E6"/>
    <w:rsid w:val="005F2085"/>
    <w:rsid w:val="005F54EE"/>
    <w:rsid w:val="00600980"/>
    <w:rsid w:val="00602C62"/>
    <w:rsid w:val="00603628"/>
    <w:rsid w:val="0060704B"/>
    <w:rsid w:val="006142E6"/>
    <w:rsid w:val="0061544D"/>
    <w:rsid w:val="00615510"/>
    <w:rsid w:val="0062018E"/>
    <w:rsid w:val="00620E2A"/>
    <w:rsid w:val="006216F5"/>
    <w:rsid w:val="00621B97"/>
    <w:rsid w:val="00625B86"/>
    <w:rsid w:val="00626747"/>
    <w:rsid w:val="00627070"/>
    <w:rsid w:val="006272E1"/>
    <w:rsid w:val="006279B8"/>
    <w:rsid w:val="006323C3"/>
    <w:rsid w:val="00632CFB"/>
    <w:rsid w:val="00634641"/>
    <w:rsid w:val="006347C3"/>
    <w:rsid w:val="006350E8"/>
    <w:rsid w:val="00635155"/>
    <w:rsid w:val="006351B8"/>
    <w:rsid w:val="0064014F"/>
    <w:rsid w:val="006405FD"/>
    <w:rsid w:val="006438D3"/>
    <w:rsid w:val="0064515B"/>
    <w:rsid w:val="00646ED9"/>
    <w:rsid w:val="006512FE"/>
    <w:rsid w:val="00652084"/>
    <w:rsid w:val="0065219E"/>
    <w:rsid w:val="006550DE"/>
    <w:rsid w:val="00655A84"/>
    <w:rsid w:val="00656D8A"/>
    <w:rsid w:val="006629F2"/>
    <w:rsid w:val="006639EB"/>
    <w:rsid w:val="00663D74"/>
    <w:rsid w:val="00664111"/>
    <w:rsid w:val="00664752"/>
    <w:rsid w:val="006651C2"/>
    <w:rsid w:val="00665916"/>
    <w:rsid w:val="00665F60"/>
    <w:rsid w:val="006666F3"/>
    <w:rsid w:val="00671906"/>
    <w:rsid w:val="0067346D"/>
    <w:rsid w:val="006736EB"/>
    <w:rsid w:val="00674188"/>
    <w:rsid w:val="006742BA"/>
    <w:rsid w:val="00674B85"/>
    <w:rsid w:val="0067609A"/>
    <w:rsid w:val="006809A3"/>
    <w:rsid w:val="00693926"/>
    <w:rsid w:val="006A3178"/>
    <w:rsid w:val="006A419C"/>
    <w:rsid w:val="006A4714"/>
    <w:rsid w:val="006A4A5E"/>
    <w:rsid w:val="006B364B"/>
    <w:rsid w:val="006B5F09"/>
    <w:rsid w:val="006B750F"/>
    <w:rsid w:val="006B7FFB"/>
    <w:rsid w:val="006C268F"/>
    <w:rsid w:val="006C2DFC"/>
    <w:rsid w:val="006C67A0"/>
    <w:rsid w:val="006C7670"/>
    <w:rsid w:val="006D0257"/>
    <w:rsid w:val="006D0E33"/>
    <w:rsid w:val="006D4314"/>
    <w:rsid w:val="006D4887"/>
    <w:rsid w:val="006E1B5C"/>
    <w:rsid w:val="006E1B94"/>
    <w:rsid w:val="006E1E27"/>
    <w:rsid w:val="006E44B5"/>
    <w:rsid w:val="006E5653"/>
    <w:rsid w:val="006E67EB"/>
    <w:rsid w:val="006F0569"/>
    <w:rsid w:val="006F1179"/>
    <w:rsid w:val="006F37FB"/>
    <w:rsid w:val="006F3CFA"/>
    <w:rsid w:val="006F4702"/>
    <w:rsid w:val="006F55DF"/>
    <w:rsid w:val="006F6170"/>
    <w:rsid w:val="0070241D"/>
    <w:rsid w:val="0070588F"/>
    <w:rsid w:val="007063CF"/>
    <w:rsid w:val="007076CE"/>
    <w:rsid w:val="00711B0D"/>
    <w:rsid w:val="0071228D"/>
    <w:rsid w:val="00714879"/>
    <w:rsid w:val="00714CBF"/>
    <w:rsid w:val="00714E42"/>
    <w:rsid w:val="007179A7"/>
    <w:rsid w:val="007203AB"/>
    <w:rsid w:val="00720F5D"/>
    <w:rsid w:val="007218FE"/>
    <w:rsid w:val="007225BC"/>
    <w:rsid w:val="00722F51"/>
    <w:rsid w:val="00723F9F"/>
    <w:rsid w:val="00724FF0"/>
    <w:rsid w:val="007259C3"/>
    <w:rsid w:val="007302BA"/>
    <w:rsid w:val="00736F28"/>
    <w:rsid w:val="00740454"/>
    <w:rsid w:val="00740710"/>
    <w:rsid w:val="00746969"/>
    <w:rsid w:val="00751C74"/>
    <w:rsid w:val="007558BF"/>
    <w:rsid w:val="00764E50"/>
    <w:rsid w:val="00766C77"/>
    <w:rsid w:val="00767CA2"/>
    <w:rsid w:val="0077597C"/>
    <w:rsid w:val="007765B2"/>
    <w:rsid w:val="007766D9"/>
    <w:rsid w:val="00776D5B"/>
    <w:rsid w:val="00780833"/>
    <w:rsid w:val="00782C68"/>
    <w:rsid w:val="007834C2"/>
    <w:rsid w:val="00784159"/>
    <w:rsid w:val="00785603"/>
    <w:rsid w:val="007919CF"/>
    <w:rsid w:val="00793108"/>
    <w:rsid w:val="007942C8"/>
    <w:rsid w:val="00795F06"/>
    <w:rsid w:val="00797A43"/>
    <w:rsid w:val="00797FE5"/>
    <w:rsid w:val="007A2392"/>
    <w:rsid w:val="007A694F"/>
    <w:rsid w:val="007A6F93"/>
    <w:rsid w:val="007B4747"/>
    <w:rsid w:val="007C19E3"/>
    <w:rsid w:val="007C4E35"/>
    <w:rsid w:val="007C676F"/>
    <w:rsid w:val="007D5934"/>
    <w:rsid w:val="007D656A"/>
    <w:rsid w:val="007D7DC0"/>
    <w:rsid w:val="007E0937"/>
    <w:rsid w:val="007E4D9C"/>
    <w:rsid w:val="007F0FF8"/>
    <w:rsid w:val="007F2156"/>
    <w:rsid w:val="007F2755"/>
    <w:rsid w:val="00801058"/>
    <w:rsid w:val="00803BA2"/>
    <w:rsid w:val="00803D66"/>
    <w:rsid w:val="00804F04"/>
    <w:rsid w:val="008057E5"/>
    <w:rsid w:val="008067D9"/>
    <w:rsid w:val="00807521"/>
    <w:rsid w:val="00807C9C"/>
    <w:rsid w:val="00810C1D"/>
    <w:rsid w:val="0081444E"/>
    <w:rsid w:val="0081450B"/>
    <w:rsid w:val="00814E88"/>
    <w:rsid w:val="0081566F"/>
    <w:rsid w:val="00816D9A"/>
    <w:rsid w:val="00820A6E"/>
    <w:rsid w:val="00821CE5"/>
    <w:rsid w:val="00823FE9"/>
    <w:rsid w:val="00825A00"/>
    <w:rsid w:val="00827FA6"/>
    <w:rsid w:val="00831429"/>
    <w:rsid w:val="00832CEC"/>
    <w:rsid w:val="00833347"/>
    <w:rsid w:val="00836E3D"/>
    <w:rsid w:val="00841C51"/>
    <w:rsid w:val="008444F0"/>
    <w:rsid w:val="008503CE"/>
    <w:rsid w:val="00852413"/>
    <w:rsid w:val="00854098"/>
    <w:rsid w:val="00855E6E"/>
    <w:rsid w:val="0085620D"/>
    <w:rsid w:val="008579EF"/>
    <w:rsid w:val="008608DF"/>
    <w:rsid w:val="00861194"/>
    <w:rsid w:val="0086566A"/>
    <w:rsid w:val="00866AEF"/>
    <w:rsid w:val="008675EC"/>
    <w:rsid w:val="00867927"/>
    <w:rsid w:val="00870744"/>
    <w:rsid w:val="00871AA8"/>
    <w:rsid w:val="0087543F"/>
    <w:rsid w:val="008812CC"/>
    <w:rsid w:val="00884FBE"/>
    <w:rsid w:val="00885027"/>
    <w:rsid w:val="00885F2D"/>
    <w:rsid w:val="00886C39"/>
    <w:rsid w:val="00893336"/>
    <w:rsid w:val="00894865"/>
    <w:rsid w:val="008A2070"/>
    <w:rsid w:val="008A2FBF"/>
    <w:rsid w:val="008A363A"/>
    <w:rsid w:val="008B0F4F"/>
    <w:rsid w:val="008B208C"/>
    <w:rsid w:val="008B243D"/>
    <w:rsid w:val="008B6B13"/>
    <w:rsid w:val="008C4815"/>
    <w:rsid w:val="008C4B67"/>
    <w:rsid w:val="008C6894"/>
    <w:rsid w:val="008D0287"/>
    <w:rsid w:val="008D2481"/>
    <w:rsid w:val="008D2E89"/>
    <w:rsid w:val="008D32C1"/>
    <w:rsid w:val="008D3876"/>
    <w:rsid w:val="008D7768"/>
    <w:rsid w:val="008D79A0"/>
    <w:rsid w:val="008D7BB8"/>
    <w:rsid w:val="008E099B"/>
    <w:rsid w:val="008E1AE1"/>
    <w:rsid w:val="008E24D0"/>
    <w:rsid w:val="008E4690"/>
    <w:rsid w:val="008E6049"/>
    <w:rsid w:val="008F38AF"/>
    <w:rsid w:val="008F4A00"/>
    <w:rsid w:val="008F7986"/>
    <w:rsid w:val="008F7C80"/>
    <w:rsid w:val="00905ECE"/>
    <w:rsid w:val="00905EE9"/>
    <w:rsid w:val="0091168E"/>
    <w:rsid w:val="00913642"/>
    <w:rsid w:val="0091503C"/>
    <w:rsid w:val="009203D1"/>
    <w:rsid w:val="00921BCE"/>
    <w:rsid w:val="009232C3"/>
    <w:rsid w:val="009236B5"/>
    <w:rsid w:val="00924FD7"/>
    <w:rsid w:val="00927558"/>
    <w:rsid w:val="009342E3"/>
    <w:rsid w:val="00941F0C"/>
    <w:rsid w:val="009424EF"/>
    <w:rsid w:val="00945297"/>
    <w:rsid w:val="00946D2F"/>
    <w:rsid w:val="00952678"/>
    <w:rsid w:val="00953A8B"/>
    <w:rsid w:val="00953DC3"/>
    <w:rsid w:val="00953F59"/>
    <w:rsid w:val="00956A88"/>
    <w:rsid w:val="00956ABE"/>
    <w:rsid w:val="0095702C"/>
    <w:rsid w:val="00957650"/>
    <w:rsid w:val="009611E2"/>
    <w:rsid w:val="009627FC"/>
    <w:rsid w:val="00967B5B"/>
    <w:rsid w:val="00970DBC"/>
    <w:rsid w:val="00971E76"/>
    <w:rsid w:val="009748E2"/>
    <w:rsid w:val="00974A01"/>
    <w:rsid w:val="00976CB6"/>
    <w:rsid w:val="00976E45"/>
    <w:rsid w:val="00977352"/>
    <w:rsid w:val="00977AB3"/>
    <w:rsid w:val="009805FB"/>
    <w:rsid w:val="00982F9B"/>
    <w:rsid w:val="00983165"/>
    <w:rsid w:val="00983FB0"/>
    <w:rsid w:val="009854E6"/>
    <w:rsid w:val="0098676F"/>
    <w:rsid w:val="009867D4"/>
    <w:rsid w:val="00986E78"/>
    <w:rsid w:val="009907F0"/>
    <w:rsid w:val="00995DE5"/>
    <w:rsid w:val="009A12D8"/>
    <w:rsid w:val="009A278E"/>
    <w:rsid w:val="009A374F"/>
    <w:rsid w:val="009A468E"/>
    <w:rsid w:val="009A5664"/>
    <w:rsid w:val="009B40F7"/>
    <w:rsid w:val="009C1331"/>
    <w:rsid w:val="009C6E19"/>
    <w:rsid w:val="009D05C9"/>
    <w:rsid w:val="009D4BFC"/>
    <w:rsid w:val="009D5409"/>
    <w:rsid w:val="009D66BD"/>
    <w:rsid w:val="009E4242"/>
    <w:rsid w:val="009E46F6"/>
    <w:rsid w:val="009E5B56"/>
    <w:rsid w:val="009E6E35"/>
    <w:rsid w:val="009F7510"/>
    <w:rsid w:val="00A139CD"/>
    <w:rsid w:val="00A1445B"/>
    <w:rsid w:val="00A150AB"/>
    <w:rsid w:val="00A176CA"/>
    <w:rsid w:val="00A215CC"/>
    <w:rsid w:val="00A249FC"/>
    <w:rsid w:val="00A26382"/>
    <w:rsid w:val="00A268B5"/>
    <w:rsid w:val="00A30DCD"/>
    <w:rsid w:val="00A33D97"/>
    <w:rsid w:val="00A341B6"/>
    <w:rsid w:val="00A356CD"/>
    <w:rsid w:val="00A35D5F"/>
    <w:rsid w:val="00A36A87"/>
    <w:rsid w:val="00A3706B"/>
    <w:rsid w:val="00A4212C"/>
    <w:rsid w:val="00A42900"/>
    <w:rsid w:val="00A50C99"/>
    <w:rsid w:val="00A50F2E"/>
    <w:rsid w:val="00A53F58"/>
    <w:rsid w:val="00A6138D"/>
    <w:rsid w:val="00A63268"/>
    <w:rsid w:val="00A63DD2"/>
    <w:rsid w:val="00A65D1A"/>
    <w:rsid w:val="00A66336"/>
    <w:rsid w:val="00A70363"/>
    <w:rsid w:val="00A707A3"/>
    <w:rsid w:val="00A71D3B"/>
    <w:rsid w:val="00A71EBB"/>
    <w:rsid w:val="00A7363B"/>
    <w:rsid w:val="00A7450D"/>
    <w:rsid w:val="00A7531D"/>
    <w:rsid w:val="00A75B12"/>
    <w:rsid w:val="00A76F41"/>
    <w:rsid w:val="00A775FF"/>
    <w:rsid w:val="00A7786D"/>
    <w:rsid w:val="00A85A15"/>
    <w:rsid w:val="00A874A7"/>
    <w:rsid w:val="00A903C3"/>
    <w:rsid w:val="00A908FC"/>
    <w:rsid w:val="00A91650"/>
    <w:rsid w:val="00A920C7"/>
    <w:rsid w:val="00A92915"/>
    <w:rsid w:val="00A93D05"/>
    <w:rsid w:val="00A962E6"/>
    <w:rsid w:val="00A96D51"/>
    <w:rsid w:val="00A973C6"/>
    <w:rsid w:val="00AA49E5"/>
    <w:rsid w:val="00AA53B5"/>
    <w:rsid w:val="00AA63AC"/>
    <w:rsid w:val="00AA7470"/>
    <w:rsid w:val="00AB2B44"/>
    <w:rsid w:val="00AB352D"/>
    <w:rsid w:val="00AB55D7"/>
    <w:rsid w:val="00AB5FBF"/>
    <w:rsid w:val="00AC25E3"/>
    <w:rsid w:val="00AC28F1"/>
    <w:rsid w:val="00AC4A54"/>
    <w:rsid w:val="00AC6DCC"/>
    <w:rsid w:val="00AD0625"/>
    <w:rsid w:val="00AD67C3"/>
    <w:rsid w:val="00AE1F84"/>
    <w:rsid w:val="00AE3DA0"/>
    <w:rsid w:val="00AE3E4C"/>
    <w:rsid w:val="00AE5148"/>
    <w:rsid w:val="00AE5496"/>
    <w:rsid w:val="00AE5FE1"/>
    <w:rsid w:val="00AE7BE0"/>
    <w:rsid w:val="00AF3925"/>
    <w:rsid w:val="00AF78D6"/>
    <w:rsid w:val="00B01B81"/>
    <w:rsid w:val="00B03F86"/>
    <w:rsid w:val="00B0519C"/>
    <w:rsid w:val="00B07FEB"/>
    <w:rsid w:val="00B12CE3"/>
    <w:rsid w:val="00B145DE"/>
    <w:rsid w:val="00B14E59"/>
    <w:rsid w:val="00B15220"/>
    <w:rsid w:val="00B1525F"/>
    <w:rsid w:val="00B17B0D"/>
    <w:rsid w:val="00B22DE9"/>
    <w:rsid w:val="00B245EF"/>
    <w:rsid w:val="00B247EC"/>
    <w:rsid w:val="00B2518C"/>
    <w:rsid w:val="00B31DFF"/>
    <w:rsid w:val="00B325FA"/>
    <w:rsid w:val="00B44937"/>
    <w:rsid w:val="00B55B97"/>
    <w:rsid w:val="00B56A21"/>
    <w:rsid w:val="00B70E2A"/>
    <w:rsid w:val="00B7336D"/>
    <w:rsid w:val="00B74F34"/>
    <w:rsid w:val="00B7601B"/>
    <w:rsid w:val="00B7639F"/>
    <w:rsid w:val="00B811C2"/>
    <w:rsid w:val="00B81E8F"/>
    <w:rsid w:val="00B83BA9"/>
    <w:rsid w:val="00B847E3"/>
    <w:rsid w:val="00B85868"/>
    <w:rsid w:val="00B8591D"/>
    <w:rsid w:val="00B85B88"/>
    <w:rsid w:val="00B860FF"/>
    <w:rsid w:val="00B9180A"/>
    <w:rsid w:val="00B93B68"/>
    <w:rsid w:val="00BA0649"/>
    <w:rsid w:val="00BA3BE3"/>
    <w:rsid w:val="00BA7163"/>
    <w:rsid w:val="00BA7F47"/>
    <w:rsid w:val="00BB102D"/>
    <w:rsid w:val="00BB1191"/>
    <w:rsid w:val="00BB1345"/>
    <w:rsid w:val="00BB2F92"/>
    <w:rsid w:val="00BB319F"/>
    <w:rsid w:val="00BB4568"/>
    <w:rsid w:val="00BB76B9"/>
    <w:rsid w:val="00BC0362"/>
    <w:rsid w:val="00BD21BD"/>
    <w:rsid w:val="00BD4910"/>
    <w:rsid w:val="00BD694D"/>
    <w:rsid w:val="00BE1922"/>
    <w:rsid w:val="00BE212C"/>
    <w:rsid w:val="00BE2A5C"/>
    <w:rsid w:val="00BE3202"/>
    <w:rsid w:val="00BE3EE5"/>
    <w:rsid w:val="00BE40AB"/>
    <w:rsid w:val="00BE6429"/>
    <w:rsid w:val="00BE6501"/>
    <w:rsid w:val="00BF1E8E"/>
    <w:rsid w:val="00BF4DD9"/>
    <w:rsid w:val="00BF72DC"/>
    <w:rsid w:val="00C01640"/>
    <w:rsid w:val="00C10BB1"/>
    <w:rsid w:val="00C10BBD"/>
    <w:rsid w:val="00C13D8B"/>
    <w:rsid w:val="00C14A24"/>
    <w:rsid w:val="00C15483"/>
    <w:rsid w:val="00C15E84"/>
    <w:rsid w:val="00C23D02"/>
    <w:rsid w:val="00C242AE"/>
    <w:rsid w:val="00C273CB"/>
    <w:rsid w:val="00C2AADD"/>
    <w:rsid w:val="00C3045D"/>
    <w:rsid w:val="00C3113D"/>
    <w:rsid w:val="00C32B51"/>
    <w:rsid w:val="00C33297"/>
    <w:rsid w:val="00C33518"/>
    <w:rsid w:val="00C343D0"/>
    <w:rsid w:val="00C36252"/>
    <w:rsid w:val="00C40237"/>
    <w:rsid w:val="00C4023C"/>
    <w:rsid w:val="00C402CA"/>
    <w:rsid w:val="00C40A1B"/>
    <w:rsid w:val="00C41507"/>
    <w:rsid w:val="00C42477"/>
    <w:rsid w:val="00C43C0C"/>
    <w:rsid w:val="00C44689"/>
    <w:rsid w:val="00C45536"/>
    <w:rsid w:val="00C502B8"/>
    <w:rsid w:val="00C539A9"/>
    <w:rsid w:val="00C54B81"/>
    <w:rsid w:val="00C60677"/>
    <w:rsid w:val="00C61AC6"/>
    <w:rsid w:val="00C66E22"/>
    <w:rsid w:val="00C701B0"/>
    <w:rsid w:val="00C733E8"/>
    <w:rsid w:val="00C73A32"/>
    <w:rsid w:val="00C779B1"/>
    <w:rsid w:val="00C800B5"/>
    <w:rsid w:val="00C82ABF"/>
    <w:rsid w:val="00C84D8E"/>
    <w:rsid w:val="00C85063"/>
    <w:rsid w:val="00C854B0"/>
    <w:rsid w:val="00C90C4F"/>
    <w:rsid w:val="00C93999"/>
    <w:rsid w:val="00C93B7C"/>
    <w:rsid w:val="00C94BC8"/>
    <w:rsid w:val="00C95572"/>
    <w:rsid w:val="00C9579C"/>
    <w:rsid w:val="00C9760C"/>
    <w:rsid w:val="00CA1CC8"/>
    <w:rsid w:val="00CA6C7F"/>
    <w:rsid w:val="00CB1ADB"/>
    <w:rsid w:val="00CB53ED"/>
    <w:rsid w:val="00CB71BB"/>
    <w:rsid w:val="00CC0233"/>
    <w:rsid w:val="00CC43B1"/>
    <w:rsid w:val="00CC4B0F"/>
    <w:rsid w:val="00CC6738"/>
    <w:rsid w:val="00CC7574"/>
    <w:rsid w:val="00CD2D49"/>
    <w:rsid w:val="00CD3932"/>
    <w:rsid w:val="00CD3DBE"/>
    <w:rsid w:val="00CD4294"/>
    <w:rsid w:val="00CD6D50"/>
    <w:rsid w:val="00CE1F96"/>
    <w:rsid w:val="00CE3A8F"/>
    <w:rsid w:val="00CE3B79"/>
    <w:rsid w:val="00CE55E0"/>
    <w:rsid w:val="00CE5D4F"/>
    <w:rsid w:val="00CE7018"/>
    <w:rsid w:val="00CF2067"/>
    <w:rsid w:val="00CF7643"/>
    <w:rsid w:val="00CF7E90"/>
    <w:rsid w:val="00D02E1C"/>
    <w:rsid w:val="00D030F3"/>
    <w:rsid w:val="00D03D7F"/>
    <w:rsid w:val="00D05125"/>
    <w:rsid w:val="00D10F07"/>
    <w:rsid w:val="00D11762"/>
    <w:rsid w:val="00D11B35"/>
    <w:rsid w:val="00D12906"/>
    <w:rsid w:val="00D12BDF"/>
    <w:rsid w:val="00D156AF"/>
    <w:rsid w:val="00D26E51"/>
    <w:rsid w:val="00D30EAC"/>
    <w:rsid w:val="00D34183"/>
    <w:rsid w:val="00D34CF6"/>
    <w:rsid w:val="00D3627D"/>
    <w:rsid w:val="00D36A60"/>
    <w:rsid w:val="00D36A63"/>
    <w:rsid w:val="00D37628"/>
    <w:rsid w:val="00D37AD8"/>
    <w:rsid w:val="00D441A5"/>
    <w:rsid w:val="00D46B46"/>
    <w:rsid w:val="00D55BE4"/>
    <w:rsid w:val="00D57717"/>
    <w:rsid w:val="00D61C18"/>
    <w:rsid w:val="00D62B47"/>
    <w:rsid w:val="00D64698"/>
    <w:rsid w:val="00D65E40"/>
    <w:rsid w:val="00D67567"/>
    <w:rsid w:val="00D7003A"/>
    <w:rsid w:val="00D756AF"/>
    <w:rsid w:val="00D760C0"/>
    <w:rsid w:val="00D760E1"/>
    <w:rsid w:val="00D80F18"/>
    <w:rsid w:val="00D82808"/>
    <w:rsid w:val="00D8322C"/>
    <w:rsid w:val="00D843CF"/>
    <w:rsid w:val="00D91668"/>
    <w:rsid w:val="00D9265A"/>
    <w:rsid w:val="00D97C45"/>
    <w:rsid w:val="00DA2726"/>
    <w:rsid w:val="00DB2CCA"/>
    <w:rsid w:val="00DB645D"/>
    <w:rsid w:val="00DC090D"/>
    <w:rsid w:val="00DC20A7"/>
    <w:rsid w:val="00DC4138"/>
    <w:rsid w:val="00DC76E1"/>
    <w:rsid w:val="00DD0104"/>
    <w:rsid w:val="00DD17F7"/>
    <w:rsid w:val="00DD1B55"/>
    <w:rsid w:val="00DD5A91"/>
    <w:rsid w:val="00DE0443"/>
    <w:rsid w:val="00DE2C0A"/>
    <w:rsid w:val="00DE5114"/>
    <w:rsid w:val="00DE5F11"/>
    <w:rsid w:val="00DF3C9A"/>
    <w:rsid w:val="00DF4A62"/>
    <w:rsid w:val="00DF4A84"/>
    <w:rsid w:val="00DF6C3A"/>
    <w:rsid w:val="00DF731E"/>
    <w:rsid w:val="00DF7E85"/>
    <w:rsid w:val="00E037D2"/>
    <w:rsid w:val="00E078D7"/>
    <w:rsid w:val="00E11C7E"/>
    <w:rsid w:val="00E125BA"/>
    <w:rsid w:val="00E12B51"/>
    <w:rsid w:val="00E1759F"/>
    <w:rsid w:val="00E225D3"/>
    <w:rsid w:val="00E3184D"/>
    <w:rsid w:val="00E31FE1"/>
    <w:rsid w:val="00E321B3"/>
    <w:rsid w:val="00E33D53"/>
    <w:rsid w:val="00E34D52"/>
    <w:rsid w:val="00E408EF"/>
    <w:rsid w:val="00E4096E"/>
    <w:rsid w:val="00E45844"/>
    <w:rsid w:val="00E46B13"/>
    <w:rsid w:val="00E51734"/>
    <w:rsid w:val="00E54C6B"/>
    <w:rsid w:val="00E56F35"/>
    <w:rsid w:val="00E57FA1"/>
    <w:rsid w:val="00E700DE"/>
    <w:rsid w:val="00E737AD"/>
    <w:rsid w:val="00E73C76"/>
    <w:rsid w:val="00E74626"/>
    <w:rsid w:val="00E75FF7"/>
    <w:rsid w:val="00E822D5"/>
    <w:rsid w:val="00E825B4"/>
    <w:rsid w:val="00E840A2"/>
    <w:rsid w:val="00E85D07"/>
    <w:rsid w:val="00E861D2"/>
    <w:rsid w:val="00E94E8E"/>
    <w:rsid w:val="00E96545"/>
    <w:rsid w:val="00E96D1D"/>
    <w:rsid w:val="00E97575"/>
    <w:rsid w:val="00EA1219"/>
    <w:rsid w:val="00EA1F06"/>
    <w:rsid w:val="00EA2797"/>
    <w:rsid w:val="00EB405C"/>
    <w:rsid w:val="00EB5600"/>
    <w:rsid w:val="00EC1326"/>
    <w:rsid w:val="00EC449C"/>
    <w:rsid w:val="00EC6A09"/>
    <w:rsid w:val="00EC76B2"/>
    <w:rsid w:val="00ED210F"/>
    <w:rsid w:val="00ED21E2"/>
    <w:rsid w:val="00EE2E08"/>
    <w:rsid w:val="00EE3AE2"/>
    <w:rsid w:val="00EF36D7"/>
    <w:rsid w:val="00EF42EA"/>
    <w:rsid w:val="00EF5648"/>
    <w:rsid w:val="00F04A3F"/>
    <w:rsid w:val="00F0681A"/>
    <w:rsid w:val="00F11ADB"/>
    <w:rsid w:val="00F11AFF"/>
    <w:rsid w:val="00F13894"/>
    <w:rsid w:val="00F169DA"/>
    <w:rsid w:val="00F215AB"/>
    <w:rsid w:val="00F21A87"/>
    <w:rsid w:val="00F25AA2"/>
    <w:rsid w:val="00F26045"/>
    <w:rsid w:val="00F320F6"/>
    <w:rsid w:val="00F360F4"/>
    <w:rsid w:val="00F41EDA"/>
    <w:rsid w:val="00F43138"/>
    <w:rsid w:val="00F45508"/>
    <w:rsid w:val="00F46A3A"/>
    <w:rsid w:val="00F47651"/>
    <w:rsid w:val="00F47918"/>
    <w:rsid w:val="00F53301"/>
    <w:rsid w:val="00F53B5F"/>
    <w:rsid w:val="00F55C28"/>
    <w:rsid w:val="00F63946"/>
    <w:rsid w:val="00F64120"/>
    <w:rsid w:val="00F67610"/>
    <w:rsid w:val="00F749A1"/>
    <w:rsid w:val="00F74FDB"/>
    <w:rsid w:val="00F767D8"/>
    <w:rsid w:val="00F832B9"/>
    <w:rsid w:val="00F83DDD"/>
    <w:rsid w:val="00F8439C"/>
    <w:rsid w:val="00F879D0"/>
    <w:rsid w:val="00F92A06"/>
    <w:rsid w:val="00F936ED"/>
    <w:rsid w:val="00F9397C"/>
    <w:rsid w:val="00FA06F6"/>
    <w:rsid w:val="00FA1F7B"/>
    <w:rsid w:val="00FA59B8"/>
    <w:rsid w:val="00FB5D8A"/>
    <w:rsid w:val="00FB6EDC"/>
    <w:rsid w:val="00FC1943"/>
    <w:rsid w:val="00FC1A55"/>
    <w:rsid w:val="00FC2311"/>
    <w:rsid w:val="00FC2502"/>
    <w:rsid w:val="00FC29C2"/>
    <w:rsid w:val="00FC72B7"/>
    <w:rsid w:val="00FD05F1"/>
    <w:rsid w:val="00FD2609"/>
    <w:rsid w:val="00FD5C85"/>
    <w:rsid w:val="00FE37B8"/>
    <w:rsid w:val="00FE4D9A"/>
    <w:rsid w:val="00FE7C3B"/>
    <w:rsid w:val="00FF0915"/>
    <w:rsid w:val="00FF159B"/>
    <w:rsid w:val="00FF5882"/>
    <w:rsid w:val="014A6E7A"/>
    <w:rsid w:val="014ED193"/>
    <w:rsid w:val="018EE8D4"/>
    <w:rsid w:val="01A8A043"/>
    <w:rsid w:val="0235BA09"/>
    <w:rsid w:val="025FEDBF"/>
    <w:rsid w:val="0289BACB"/>
    <w:rsid w:val="02DFC8CE"/>
    <w:rsid w:val="02E3ECC7"/>
    <w:rsid w:val="04E9FEC4"/>
    <w:rsid w:val="052F52F8"/>
    <w:rsid w:val="0541B7CB"/>
    <w:rsid w:val="0556DCAC"/>
    <w:rsid w:val="05F1490F"/>
    <w:rsid w:val="06656992"/>
    <w:rsid w:val="06CD6861"/>
    <w:rsid w:val="06CF8AFE"/>
    <w:rsid w:val="07256F5F"/>
    <w:rsid w:val="073494AD"/>
    <w:rsid w:val="07D408A6"/>
    <w:rsid w:val="086035D6"/>
    <w:rsid w:val="08732F76"/>
    <w:rsid w:val="088E8922"/>
    <w:rsid w:val="090DA5CC"/>
    <w:rsid w:val="0948673B"/>
    <w:rsid w:val="09E05D0D"/>
    <w:rsid w:val="0A2E5897"/>
    <w:rsid w:val="0A87A1EF"/>
    <w:rsid w:val="0A9003BA"/>
    <w:rsid w:val="0ABA1FCD"/>
    <w:rsid w:val="0AF65858"/>
    <w:rsid w:val="0BC6AC82"/>
    <w:rsid w:val="0BDB1093"/>
    <w:rsid w:val="0C58AFED"/>
    <w:rsid w:val="0D085F9C"/>
    <w:rsid w:val="0D5D1B21"/>
    <w:rsid w:val="0D9ED328"/>
    <w:rsid w:val="0E063607"/>
    <w:rsid w:val="0E543335"/>
    <w:rsid w:val="0EFAE56E"/>
    <w:rsid w:val="0FA5DAAD"/>
    <w:rsid w:val="11084C34"/>
    <w:rsid w:val="12115169"/>
    <w:rsid w:val="12AB2D67"/>
    <w:rsid w:val="12BE2393"/>
    <w:rsid w:val="1388D0C5"/>
    <w:rsid w:val="13C28D99"/>
    <w:rsid w:val="13E48218"/>
    <w:rsid w:val="1426EE99"/>
    <w:rsid w:val="146CCAE2"/>
    <w:rsid w:val="14CA9872"/>
    <w:rsid w:val="14EFE7D6"/>
    <w:rsid w:val="14F2D872"/>
    <w:rsid w:val="14F3EE70"/>
    <w:rsid w:val="1506861E"/>
    <w:rsid w:val="15652519"/>
    <w:rsid w:val="15933B3B"/>
    <w:rsid w:val="16975C96"/>
    <w:rsid w:val="16D53382"/>
    <w:rsid w:val="173865CA"/>
    <w:rsid w:val="175E3861"/>
    <w:rsid w:val="176D4B3A"/>
    <w:rsid w:val="17AD538E"/>
    <w:rsid w:val="17F3B1E7"/>
    <w:rsid w:val="18FEAEBE"/>
    <w:rsid w:val="198F809A"/>
    <w:rsid w:val="1BAC4ACA"/>
    <w:rsid w:val="1C1673FB"/>
    <w:rsid w:val="1C77F862"/>
    <w:rsid w:val="1C8E21A2"/>
    <w:rsid w:val="1CED3DCC"/>
    <w:rsid w:val="1D646646"/>
    <w:rsid w:val="1E82189C"/>
    <w:rsid w:val="1EF284A1"/>
    <w:rsid w:val="1F128F0A"/>
    <w:rsid w:val="1F174C55"/>
    <w:rsid w:val="1FF186F6"/>
    <w:rsid w:val="2006EBE7"/>
    <w:rsid w:val="2058E7AB"/>
    <w:rsid w:val="20F63496"/>
    <w:rsid w:val="21173BCD"/>
    <w:rsid w:val="214E9F29"/>
    <w:rsid w:val="215699A0"/>
    <w:rsid w:val="21B9C903"/>
    <w:rsid w:val="22A8D2E2"/>
    <w:rsid w:val="239E93B9"/>
    <w:rsid w:val="24516F86"/>
    <w:rsid w:val="24A06CAB"/>
    <w:rsid w:val="2517EF4B"/>
    <w:rsid w:val="2534200F"/>
    <w:rsid w:val="256AC0E7"/>
    <w:rsid w:val="25B35860"/>
    <w:rsid w:val="260572CE"/>
    <w:rsid w:val="2655E4B1"/>
    <w:rsid w:val="2699A3E0"/>
    <w:rsid w:val="27B90825"/>
    <w:rsid w:val="2820C07F"/>
    <w:rsid w:val="28616525"/>
    <w:rsid w:val="2878BE6B"/>
    <w:rsid w:val="28854818"/>
    <w:rsid w:val="2897C0D3"/>
    <w:rsid w:val="2932C173"/>
    <w:rsid w:val="293AF055"/>
    <w:rsid w:val="2950A58D"/>
    <w:rsid w:val="2A15F625"/>
    <w:rsid w:val="2BE892F1"/>
    <w:rsid w:val="2C2F684E"/>
    <w:rsid w:val="2D0C092E"/>
    <w:rsid w:val="2D2BD699"/>
    <w:rsid w:val="2D5B3E93"/>
    <w:rsid w:val="2D645730"/>
    <w:rsid w:val="2D8953EA"/>
    <w:rsid w:val="2DEC2162"/>
    <w:rsid w:val="2E16EC67"/>
    <w:rsid w:val="2E28E279"/>
    <w:rsid w:val="2E7993A9"/>
    <w:rsid w:val="2F459629"/>
    <w:rsid w:val="30054065"/>
    <w:rsid w:val="303ACC44"/>
    <w:rsid w:val="30C97E76"/>
    <w:rsid w:val="317D1262"/>
    <w:rsid w:val="31BD3584"/>
    <w:rsid w:val="3235068E"/>
    <w:rsid w:val="3254ABAA"/>
    <w:rsid w:val="3312F73B"/>
    <w:rsid w:val="3455485D"/>
    <w:rsid w:val="3498E76E"/>
    <w:rsid w:val="349BEDE9"/>
    <w:rsid w:val="34B81174"/>
    <w:rsid w:val="34D8D7E5"/>
    <w:rsid w:val="35D11AC8"/>
    <w:rsid w:val="35E547C2"/>
    <w:rsid w:val="363F1F4E"/>
    <w:rsid w:val="364085AF"/>
    <w:rsid w:val="364EE710"/>
    <w:rsid w:val="372BC3C0"/>
    <w:rsid w:val="373F35C6"/>
    <w:rsid w:val="374D7281"/>
    <w:rsid w:val="375C1570"/>
    <w:rsid w:val="37A55F23"/>
    <w:rsid w:val="37ED8B32"/>
    <w:rsid w:val="3802A4D9"/>
    <w:rsid w:val="384D3688"/>
    <w:rsid w:val="385D2EDB"/>
    <w:rsid w:val="3927299D"/>
    <w:rsid w:val="39282B11"/>
    <w:rsid w:val="39E4DC31"/>
    <w:rsid w:val="3A6F7DE3"/>
    <w:rsid w:val="3AA90D20"/>
    <w:rsid w:val="3AAD096A"/>
    <w:rsid w:val="3AE87A92"/>
    <w:rsid w:val="3B807221"/>
    <w:rsid w:val="3BE557DE"/>
    <w:rsid w:val="3C9F0F8F"/>
    <w:rsid w:val="3CBE5314"/>
    <w:rsid w:val="3D033253"/>
    <w:rsid w:val="3D8A7B3B"/>
    <w:rsid w:val="3E177953"/>
    <w:rsid w:val="3E594E62"/>
    <w:rsid w:val="3E62C073"/>
    <w:rsid w:val="3EA47A4D"/>
    <w:rsid w:val="3EE80B61"/>
    <w:rsid w:val="3F0ABE65"/>
    <w:rsid w:val="3F798C56"/>
    <w:rsid w:val="3FE21B2E"/>
    <w:rsid w:val="405335A8"/>
    <w:rsid w:val="4111F9B8"/>
    <w:rsid w:val="41DD56EF"/>
    <w:rsid w:val="42305C81"/>
    <w:rsid w:val="428DBC52"/>
    <w:rsid w:val="42DED204"/>
    <w:rsid w:val="4371A160"/>
    <w:rsid w:val="4393A01C"/>
    <w:rsid w:val="4552CACE"/>
    <w:rsid w:val="459667A8"/>
    <w:rsid w:val="465CA4E5"/>
    <w:rsid w:val="47699D6A"/>
    <w:rsid w:val="47BA58D1"/>
    <w:rsid w:val="48B85123"/>
    <w:rsid w:val="491F4E93"/>
    <w:rsid w:val="49751FC7"/>
    <w:rsid w:val="4976DB87"/>
    <w:rsid w:val="4999E1D5"/>
    <w:rsid w:val="4A10AFB1"/>
    <w:rsid w:val="4A9379ED"/>
    <w:rsid w:val="4B7878E3"/>
    <w:rsid w:val="4B9B13E3"/>
    <w:rsid w:val="4BF4881C"/>
    <w:rsid w:val="4C14C907"/>
    <w:rsid w:val="4CF9258D"/>
    <w:rsid w:val="4D62BFD2"/>
    <w:rsid w:val="4D721EB8"/>
    <w:rsid w:val="4D81222E"/>
    <w:rsid w:val="4ECC50AF"/>
    <w:rsid w:val="50224F5D"/>
    <w:rsid w:val="50285CE9"/>
    <w:rsid w:val="50CF0652"/>
    <w:rsid w:val="525B225F"/>
    <w:rsid w:val="526B0719"/>
    <w:rsid w:val="5290DB76"/>
    <w:rsid w:val="52E25A02"/>
    <w:rsid w:val="52F0D4DA"/>
    <w:rsid w:val="52FC908A"/>
    <w:rsid w:val="53192B43"/>
    <w:rsid w:val="532C3823"/>
    <w:rsid w:val="53655C4C"/>
    <w:rsid w:val="53B81B6D"/>
    <w:rsid w:val="551C592E"/>
    <w:rsid w:val="5524971F"/>
    <w:rsid w:val="5569DA0F"/>
    <w:rsid w:val="55863CA8"/>
    <w:rsid w:val="5620F926"/>
    <w:rsid w:val="56C3C344"/>
    <w:rsid w:val="579A5567"/>
    <w:rsid w:val="57DB5FFF"/>
    <w:rsid w:val="59843ACC"/>
    <w:rsid w:val="5993965B"/>
    <w:rsid w:val="59D33C83"/>
    <w:rsid w:val="5A044356"/>
    <w:rsid w:val="5AA6923F"/>
    <w:rsid w:val="5B0FA0DC"/>
    <w:rsid w:val="5B2A9F68"/>
    <w:rsid w:val="5B65B501"/>
    <w:rsid w:val="5BB20F63"/>
    <w:rsid w:val="5BD969B8"/>
    <w:rsid w:val="5BDEF57B"/>
    <w:rsid w:val="5BF78B6A"/>
    <w:rsid w:val="5C5CEEAE"/>
    <w:rsid w:val="5D57E855"/>
    <w:rsid w:val="5DB2E8E3"/>
    <w:rsid w:val="5E42D782"/>
    <w:rsid w:val="5E96B83B"/>
    <w:rsid w:val="5E97D7A3"/>
    <w:rsid w:val="5F22704D"/>
    <w:rsid w:val="5F6E530B"/>
    <w:rsid w:val="5F95AB2C"/>
    <w:rsid w:val="5FA42DE9"/>
    <w:rsid w:val="5FE0493E"/>
    <w:rsid w:val="5FEB8413"/>
    <w:rsid w:val="601A48D9"/>
    <w:rsid w:val="6104995B"/>
    <w:rsid w:val="611D14C2"/>
    <w:rsid w:val="61B345D2"/>
    <w:rsid w:val="61D00D53"/>
    <w:rsid w:val="61E22BC3"/>
    <w:rsid w:val="624FE37B"/>
    <w:rsid w:val="630C13D8"/>
    <w:rsid w:val="631BC4A5"/>
    <w:rsid w:val="63CEA2B3"/>
    <w:rsid w:val="63EA8BC4"/>
    <w:rsid w:val="645AEE10"/>
    <w:rsid w:val="649B7ED7"/>
    <w:rsid w:val="65ECBA1A"/>
    <w:rsid w:val="67DDE9C7"/>
    <w:rsid w:val="67F0B927"/>
    <w:rsid w:val="68111BCB"/>
    <w:rsid w:val="69151965"/>
    <w:rsid w:val="691B1D53"/>
    <w:rsid w:val="69449D07"/>
    <w:rsid w:val="69829333"/>
    <w:rsid w:val="6A0133B7"/>
    <w:rsid w:val="6A839AFB"/>
    <w:rsid w:val="6A92CE4C"/>
    <w:rsid w:val="6A9D1C33"/>
    <w:rsid w:val="6ADE5EE1"/>
    <w:rsid w:val="6AF543BA"/>
    <w:rsid w:val="6AFD60EA"/>
    <w:rsid w:val="6B3D15EA"/>
    <w:rsid w:val="6B50B933"/>
    <w:rsid w:val="6B5984EB"/>
    <w:rsid w:val="6BEC8725"/>
    <w:rsid w:val="6BFC443E"/>
    <w:rsid w:val="6C141F37"/>
    <w:rsid w:val="6C36AAE9"/>
    <w:rsid w:val="6CB39495"/>
    <w:rsid w:val="6CCDB157"/>
    <w:rsid w:val="6D31C992"/>
    <w:rsid w:val="6DD2A163"/>
    <w:rsid w:val="6DE4E764"/>
    <w:rsid w:val="6DECD767"/>
    <w:rsid w:val="6E0B4E00"/>
    <w:rsid w:val="6EA0941B"/>
    <w:rsid w:val="6EA76D3B"/>
    <w:rsid w:val="6EAEA482"/>
    <w:rsid w:val="6F1148E9"/>
    <w:rsid w:val="70097C5E"/>
    <w:rsid w:val="7170F6C0"/>
    <w:rsid w:val="71AE7580"/>
    <w:rsid w:val="7208E445"/>
    <w:rsid w:val="72108F2F"/>
    <w:rsid w:val="721A5B9A"/>
    <w:rsid w:val="7288B679"/>
    <w:rsid w:val="72C54830"/>
    <w:rsid w:val="7383DEA8"/>
    <w:rsid w:val="7452D456"/>
    <w:rsid w:val="748DF6C7"/>
    <w:rsid w:val="74D44106"/>
    <w:rsid w:val="756EBF11"/>
    <w:rsid w:val="757F1109"/>
    <w:rsid w:val="76991423"/>
    <w:rsid w:val="7747E100"/>
    <w:rsid w:val="7786E920"/>
    <w:rsid w:val="77888794"/>
    <w:rsid w:val="781750A4"/>
    <w:rsid w:val="7833000F"/>
    <w:rsid w:val="78F0F683"/>
    <w:rsid w:val="794AFE82"/>
    <w:rsid w:val="7A6D1DCB"/>
    <w:rsid w:val="7AB91585"/>
    <w:rsid w:val="7C2AF173"/>
    <w:rsid w:val="7C80FB26"/>
    <w:rsid w:val="7CE58B90"/>
    <w:rsid w:val="7D1E497C"/>
    <w:rsid w:val="7D93BA55"/>
    <w:rsid w:val="7EC4645B"/>
    <w:rsid w:val="7F0D87EA"/>
    <w:rsid w:val="7FA9C2DA"/>
    <w:rsid w:val="7FFDE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22A00"/>
  <w15:docId w15:val="{2E0363B7-BAA4-45B3-9482-5B55C8B3D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pt-P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eastAsia="Yu Gothic Light" w:cs="Times New Roman"/>
      <w:b/>
      <w:sz w:val="24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eastAsia="Yu Gothic Light" w:cs="Times New Roman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Arial" w:eastAsia="Yu Gothic Light" w:hAnsi="Arial" w:cs="Times New Roman"/>
      <w:b/>
      <w:sz w:val="24"/>
      <w:szCs w:val="32"/>
    </w:rPr>
  </w:style>
  <w:style w:type="paragraph" w:styleId="TOCHeading">
    <w:name w:val="TOC Heading"/>
    <w:basedOn w:val="Heading1"/>
    <w:next w:val="Normal"/>
    <w:rPr>
      <w:rFonts w:ascii="Calibri Light" w:hAnsi="Calibri Light"/>
      <w:b w:val="0"/>
      <w:color w:val="2F5496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rsid w:val="00D756AF"/>
    <w:pPr>
      <w:tabs>
        <w:tab w:val="right" w:leader="dot" w:pos="8490"/>
      </w:tabs>
      <w:spacing w:after="120" w:line="240" w:lineRule="auto"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Heading2Char">
    <w:name w:val="Heading 2 Char"/>
    <w:basedOn w:val="DefaultParagraphFont"/>
    <w:rPr>
      <w:rFonts w:ascii="Arial" w:eastAsia="Yu Gothic Light" w:hAnsi="Arial" w:cs="Times New Roman"/>
      <w:b/>
      <w:sz w:val="24"/>
      <w:szCs w:val="26"/>
    </w:rPr>
  </w:style>
  <w:style w:type="paragraph" w:styleId="TOC2">
    <w:name w:val="toc 2"/>
    <w:basedOn w:val="Normal"/>
    <w:next w:val="Normal"/>
    <w:autoRedefine/>
    <w:uiPriority w:val="39"/>
    <w:rsid w:val="00CE7018"/>
    <w:pPr>
      <w:tabs>
        <w:tab w:val="right" w:leader="dot" w:pos="8490"/>
      </w:tabs>
      <w:spacing w:after="120" w:line="240" w:lineRule="auto"/>
      <w:ind w:left="220"/>
    </w:pPr>
  </w:style>
  <w:style w:type="paragraph" w:styleId="TOC3">
    <w:name w:val="toc 3"/>
    <w:basedOn w:val="Normal"/>
    <w:next w:val="Normal"/>
    <w:autoRedefine/>
    <w:pPr>
      <w:spacing w:after="100"/>
      <w:ind w:left="440"/>
    </w:pPr>
    <w:rPr>
      <w:rFonts w:ascii="Calibri" w:eastAsia="Yu Mincho" w:hAnsi="Calibri" w:cs="Times New Roman"/>
      <w:sz w:val="22"/>
      <w:lang w:val="en-US"/>
    </w:rPr>
  </w:style>
  <w:style w:type="paragraph" w:customStyle="1" w:styleId="paragraph">
    <w:name w:val="paragraph"/>
    <w:basedOn w:val="Normal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ui-provider">
    <w:name w:val="ui-provide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rFonts w:ascii="Arial" w:hAnsi="Arial"/>
      <w:b/>
      <w:bCs/>
      <w:sz w:val="20"/>
      <w:szCs w:val="20"/>
    </w:rPr>
  </w:style>
  <w:style w:type="character" w:styleId="Mention">
    <w:name w:val="Mention"/>
    <w:basedOn w:val="DefaultParagraphFont"/>
    <w:rPr>
      <w:color w:val="2B579A"/>
      <w:shd w:val="clear" w:color="auto" w:fill="E1DFDD"/>
    </w:rPr>
  </w:style>
  <w:style w:type="paragraph" w:styleId="Revision">
    <w:name w:val="Revision"/>
    <w:pPr>
      <w:suppressAutoHyphens/>
      <w:spacing w:after="0" w:line="240" w:lineRule="auto"/>
    </w:pPr>
    <w:rPr>
      <w:rFonts w:ascii="Arial" w:hAnsi="Arial"/>
      <w:sz w:val="20"/>
    </w:rPr>
  </w:style>
  <w:style w:type="character" w:customStyle="1" w:styleId="cf01">
    <w:name w:val="cf01"/>
    <w:basedOn w:val="DefaultParagraphFont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A3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A61CDDA0092C43A41A27F75F3CE12B" ma:contentTypeVersion="15" ma:contentTypeDescription="Criar um novo documento." ma:contentTypeScope="" ma:versionID="9d0abf164959596a21e13a3289a73445">
  <xsd:schema xmlns:xsd="http://www.w3.org/2001/XMLSchema" xmlns:xs="http://www.w3.org/2001/XMLSchema" xmlns:p="http://schemas.microsoft.com/office/2006/metadata/properties" xmlns:ns2="2aa5aa03-a16f-4251-8308-ff74b25ce69c" xmlns:ns3="6c896ad2-5344-486e-a62f-a88d3399886b" targetNamespace="http://schemas.microsoft.com/office/2006/metadata/properties" ma:root="true" ma:fieldsID="588d9109bfc3f1c16be0d1e4d8e4db15" ns2:_="" ns3:_="">
    <xsd:import namespace="2aa5aa03-a16f-4251-8308-ff74b25ce69c"/>
    <xsd:import namespace="6c896ad2-5344-486e-a62f-a88d33998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5aa03-a16f-4251-8308-ff74b25ce6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96ad2-5344-486e-a62f-a88d3399886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bd29231-72b6-45ae-a1b0-84a6b7d786b0}" ma:internalName="TaxCatchAll" ma:showField="CatchAllData" ma:web="6c896ad2-5344-486e-a62f-a88d339988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a5aa03-a16f-4251-8308-ff74b25ce69c">
      <Terms xmlns="http://schemas.microsoft.com/office/infopath/2007/PartnerControls"/>
    </lcf76f155ced4ddcb4097134ff3c332f>
    <TaxCatchAll xmlns="6c896ad2-5344-486e-a62f-a88d3399886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917EE-88D3-49AC-913C-90CB795B68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5aa03-a16f-4251-8308-ff74b25ce69c"/>
    <ds:schemaRef ds:uri="6c896ad2-5344-486e-a62f-a88d339988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F5B58D-B430-4435-BE02-20DFFAE1D3B1}">
  <ds:schemaRefs>
    <ds:schemaRef ds:uri="http://schemas.microsoft.com/office/2006/metadata/properties"/>
    <ds:schemaRef ds:uri="http://schemas.microsoft.com/office/infopath/2007/PartnerControls"/>
    <ds:schemaRef ds:uri="a5954836-43ac-43db-b5eb-4eb5b65e7057"/>
    <ds:schemaRef ds:uri="bb904a41-2320-4d3d-943d-f1a5d6e5ed1c"/>
    <ds:schemaRef ds:uri="2aa5aa03-a16f-4251-8308-ff74b25ce69c"/>
    <ds:schemaRef ds:uri="6c896ad2-5344-486e-a62f-a88d3399886b"/>
  </ds:schemaRefs>
</ds:datastoreItem>
</file>

<file path=customXml/itemProps3.xml><?xml version="1.0" encoding="utf-8"?>
<ds:datastoreItem xmlns:ds="http://schemas.openxmlformats.org/officeDocument/2006/customXml" ds:itemID="{4F5443ED-7801-4580-8BAA-6218141D0B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51208D-3E8A-40DF-98C6-4199DE88F94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981</Words>
  <Characters>5595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KPMG</Company>
  <LinksUpToDate>false</LinksUpToDate>
  <CharactersWithSpaces>6563</CharactersWithSpaces>
  <SharedDoc>false</SharedDoc>
  <HLinks>
    <vt:vector size="66" baseType="variant">
      <vt:variant>
        <vt:i4>1900593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_Toc194948026</vt:lpwstr>
      </vt:variant>
      <vt:variant>
        <vt:i4>1900593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_Toc194948025</vt:lpwstr>
      </vt:variant>
      <vt:variant>
        <vt:i4>1900593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_Toc194948024</vt:lpwstr>
      </vt:variant>
      <vt:variant>
        <vt:i4>1900593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_Toc194948023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_Toc194948022</vt:lpwstr>
      </vt:variant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_Toc194948021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_Toc194948020</vt:lpwstr>
      </vt:variant>
      <vt:variant>
        <vt:i4>1966129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_Toc194948019</vt:lpwstr>
      </vt:variant>
      <vt:variant>
        <vt:i4>1966129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_Toc194948018</vt:lpwstr>
      </vt:variant>
      <vt:variant>
        <vt:i4>1966129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_Toc194948017</vt:lpwstr>
      </vt:variant>
      <vt:variant>
        <vt:i4>1966129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_Toc194948016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KPMG</dc:creator>
  <cp:keywords/>
  <dc:description/>
  <cp:lastModifiedBy>Araújo, Marco</cp:lastModifiedBy>
  <cp:revision>3</cp:revision>
  <dcterms:created xsi:type="dcterms:W3CDTF">2025-05-13T15:05:00Z</dcterms:created>
  <dcterms:modified xsi:type="dcterms:W3CDTF">2025-05-13T15:06:00Z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0x0101005AA61CDDA0092C43A41A27F75F3CE12B</vt:lpwstr>
  </property>
  <property fmtid="{D5CDD505-2E9C-101B-9397-08002B2CF9AE}" pid="3" name="MediaServiceImageTags">
    <vt:lpwstr/>
  </property>
</Properties>
</file>